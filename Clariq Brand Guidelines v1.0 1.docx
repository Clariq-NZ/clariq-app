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6510" w14:textId="5CE13D1B" w:rsidR="004F7AE9" w:rsidRDefault="008421B6">
      <w:pPr>
        <w:jc w:val="center"/>
        <w:rPr>
          <w:rFonts w:hint="eastAsia"/>
        </w:rPr>
      </w:pPr>
      <w:r>
        <w:rPr>
          <w:noProof/>
        </w:rPr>
        <w:drawing>
          <wp:inline distT="0" distB="0" distL="0" distR="0" wp14:anchorId="12726FC0" wp14:editId="4B35C7BB">
            <wp:extent cx="5943600" cy="1668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0 18 51 27 Gold.png"/>
                    <pic:cNvPicPr/>
                  </pic:nvPicPr>
                  <pic:blipFill>
                    <a:blip r:embed="rId8"/>
                    <a:stretch>
                      <a:fillRect/>
                    </a:stretch>
                  </pic:blipFill>
                  <pic:spPr>
                    <a:xfrm>
                      <a:off x="0" y="0"/>
                      <a:ext cx="5943600" cy="1668735"/>
                    </a:xfrm>
                    <a:prstGeom prst="rect">
                      <a:avLst/>
                    </a:prstGeom>
                  </pic:spPr>
                </pic:pic>
              </a:graphicData>
            </a:graphic>
          </wp:inline>
        </w:drawing>
      </w:r>
      <w:r w:rsidR="00EB3C86">
        <w:rPr>
          <w:noProof/>
        </w:rPr>
        <w:drawing>
          <wp:inline distT="0" distB="0" distL="0" distR="0" wp14:anchorId="60403975" wp14:editId="1AE93850">
            <wp:extent cx="5943600" cy="1668735"/>
            <wp:effectExtent l="0" t="0" r="0" b="0"/>
            <wp:docPr id="170586768" name="Picture 17058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0 18 51 27 Gold.png"/>
                    <pic:cNvPicPr/>
                  </pic:nvPicPr>
                  <pic:blipFill>
                    <a:blip r:embed="rId8"/>
                    <a:stretch>
                      <a:fillRect/>
                    </a:stretch>
                  </pic:blipFill>
                  <pic:spPr>
                    <a:xfrm>
                      <a:off x="0" y="0"/>
                      <a:ext cx="5943600" cy="1668735"/>
                    </a:xfrm>
                    <a:prstGeom prst="rect">
                      <a:avLst/>
                    </a:prstGeom>
                  </pic:spPr>
                </pic:pic>
              </a:graphicData>
            </a:graphic>
          </wp:inline>
        </w:drawing>
      </w:r>
    </w:p>
    <w:p w14:paraId="317FFCB7" w14:textId="77777777" w:rsidR="004F7AE9" w:rsidRDefault="00EB3C86">
      <w:pPr>
        <w:pStyle w:val="Eyebrow"/>
        <w:rPr>
          <w:rFonts w:hint="eastAsia"/>
        </w:rPr>
      </w:pPr>
      <w:r>
        <w:t>BRAND GUIDELINES</w:t>
      </w:r>
    </w:p>
    <w:p w14:paraId="160ED385" w14:textId="77777777" w:rsidR="004F7AE9" w:rsidRDefault="00EB3C86">
      <w:pPr>
        <w:pStyle w:val="Title"/>
        <w:spacing w:before="360"/>
      </w:pPr>
      <w:r>
        <w:t>Clarity, made tangible.</w:t>
      </w:r>
    </w:p>
    <w:p w14:paraId="51D56364" w14:textId="77777777" w:rsidR="004F7AE9" w:rsidRDefault="00EB3C86">
      <w:pPr>
        <w:pStyle w:val="Subtitle"/>
      </w:pPr>
      <w:r>
        <w:t>Identity • voice • design • application • governance</w:t>
      </w:r>
    </w:p>
    <w:tbl>
      <w:tblPr>
        <w:tblW w:w="0" w:type="auto"/>
        <w:tblLayout w:type="fixed"/>
        <w:tblLook w:val="04A0" w:firstRow="1" w:lastRow="0" w:firstColumn="1" w:lastColumn="0" w:noHBand="0" w:noVBand="1"/>
      </w:tblPr>
      <w:tblGrid>
        <w:gridCol w:w="9835"/>
      </w:tblGrid>
      <w:tr w:rsidR="004F7AE9" w14:paraId="3F226A72" w14:textId="77777777">
        <w:tc>
          <w:tcPr>
            <w:tcW w:w="9835" w:type="dxa"/>
            <w:shd w:val="clear" w:color="auto" w:fill="C9AC75"/>
            <w:tcMar>
              <w:top w:w="0" w:type="dxa"/>
              <w:left w:w="0" w:type="dxa"/>
              <w:bottom w:w="0" w:type="dxa"/>
              <w:right w:w="0" w:type="dxa"/>
            </w:tcMar>
          </w:tcPr>
          <w:p w14:paraId="0252D783" w14:textId="77777777" w:rsidR="004F7AE9" w:rsidRDefault="004F7AE9">
            <w:pPr>
              <w:rPr>
                <w:rFonts w:hint="eastAsia"/>
              </w:rPr>
            </w:pPr>
          </w:p>
        </w:tc>
      </w:tr>
    </w:tbl>
    <w:p w14:paraId="265A778D" w14:textId="77777777" w:rsidR="004F7AE9" w:rsidRDefault="00EB3C86">
      <w:pPr>
        <w:pStyle w:val="Small"/>
        <w:rPr>
          <w:rFonts w:hint="eastAsia"/>
        </w:rPr>
      </w:pPr>
      <w:r>
        <w:t>LIVING DOCUMENT  |  VERSION 1.0  |  9 AUGUST 2026</w:t>
      </w:r>
    </w:p>
    <w:p w14:paraId="77A9286C" w14:textId="77777777" w:rsidR="004F7AE9" w:rsidRDefault="00EB3C86">
      <w:pPr>
        <w:pStyle w:val="Small"/>
        <w:rPr>
          <w:rFonts w:hint="eastAsia"/>
        </w:rPr>
      </w:pPr>
      <w:r>
        <w:t>Prepared as the working source of truth for Clariq. Strategy statements marked “recommended” are proposed foundations for approval; supplied artwork and CMYK specifications are treated as source assets.</w:t>
      </w:r>
    </w:p>
    <w:p w14:paraId="2F80AD06" w14:textId="77777777" w:rsidR="004F7AE9" w:rsidRDefault="00EB3C86">
      <w:pPr>
        <w:rPr>
          <w:rFonts w:hint="eastAsia"/>
        </w:rPr>
      </w:pPr>
      <w:r>
        <w:br w:type="page"/>
      </w:r>
    </w:p>
    <w:p w14:paraId="767A8755" w14:textId="77777777" w:rsidR="004F7AE9" w:rsidRDefault="00EB3C86">
      <w:pPr>
        <w:pStyle w:val="Eyebrow"/>
        <w:rPr>
          <w:rFonts w:hint="eastAsia"/>
        </w:rPr>
      </w:pPr>
      <w:r>
        <w:lastRenderedPageBreak/>
        <w:t>CLARIQ BRAND SYSTEM</w:t>
      </w:r>
    </w:p>
    <w:p w14:paraId="55A6C502" w14:textId="77777777" w:rsidR="004F7AE9" w:rsidRDefault="00EB3C86">
      <w:pPr>
        <w:pStyle w:val="Heading1"/>
      </w:pPr>
      <w:r>
        <w:lastRenderedPageBreak/>
        <w:t>Document control</w:t>
      </w:r>
    </w:p>
    <w:p w14:paraId="79E0C4C0" w14:textId="77777777" w:rsidR="004F7AE9" w:rsidRDefault="00EB3C86">
      <w:pPr>
        <w:pStyle w:val="Lead"/>
        <w:rPr>
          <w:rFonts w:hint="eastAsia"/>
        </w:rPr>
      </w:pPr>
      <w:r>
        <w:t>How this guide stays current, useful and accountable.</w:t>
      </w:r>
    </w:p>
    <w:tbl>
      <w:tblPr>
        <w:tblW w:w="0" w:type="auto"/>
        <w:jc w:val="center"/>
        <w:tblLayout w:type="fixed"/>
        <w:tblLook w:val="04A0" w:firstRow="1" w:lastRow="0" w:firstColumn="1" w:lastColumn="0" w:noHBand="0" w:noVBand="1"/>
      </w:tblPr>
      <w:tblGrid>
        <w:gridCol w:w="4917"/>
        <w:gridCol w:w="6552"/>
      </w:tblGrid>
      <w:tr w:rsidR="004F7AE9" w14:paraId="23F9FCDD" w14:textId="77777777">
        <w:trPr>
          <w:tblHeader/>
          <w:jc w:val="center"/>
        </w:trPr>
        <w:tc>
          <w:tcPr>
            <w:tcW w:w="4917" w:type="dxa"/>
            <w:shd w:val="clear" w:color="auto" w:fill="1D1D1B"/>
            <w:tcMar>
              <w:top w:w="120" w:type="dxa"/>
              <w:left w:w="130" w:type="dxa"/>
              <w:bottom w:w="120" w:type="dxa"/>
              <w:right w:w="130" w:type="dxa"/>
            </w:tcMar>
            <w:vAlign w:val="center"/>
          </w:tcPr>
          <w:p w14:paraId="3EE8F096" w14:textId="77777777" w:rsidR="004F7AE9" w:rsidRDefault="00EB3C86">
            <w:pPr>
              <w:rPr>
                <w:rFonts w:hint="eastAsia"/>
              </w:rPr>
            </w:pPr>
            <w:r>
              <w:rPr>
                <w:b/>
                <w:color w:val="FAF9F6"/>
                <w:sz w:val="15"/>
              </w:rPr>
              <w:t>FIELD</w:t>
            </w:r>
          </w:p>
        </w:tc>
        <w:tc>
          <w:tcPr>
            <w:tcW w:w="4917" w:type="dxa"/>
            <w:shd w:val="clear" w:color="auto" w:fill="1D1D1B"/>
            <w:tcMar>
              <w:top w:w="120" w:type="dxa"/>
              <w:left w:w="130" w:type="dxa"/>
              <w:bottom w:w="120" w:type="dxa"/>
              <w:right w:w="130" w:type="dxa"/>
            </w:tcMar>
            <w:vAlign w:val="center"/>
          </w:tcPr>
          <w:p w14:paraId="096287A2" w14:textId="77777777" w:rsidR="004F7AE9" w:rsidRDefault="00EB3C86">
            <w:pPr>
              <w:rPr>
                <w:rFonts w:hint="eastAsia"/>
              </w:rPr>
            </w:pPr>
            <w:r>
              <w:rPr>
                <w:b/>
                <w:color w:val="FAF9F6"/>
                <w:sz w:val="15"/>
              </w:rPr>
              <w:t>CURRENT VALUE</w:t>
            </w:r>
          </w:p>
        </w:tc>
      </w:tr>
      <w:tr w:rsidR="004F7AE9" w14:paraId="3DC58F54"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86667CD" w14:textId="77777777" w:rsidR="004F7AE9" w:rsidRDefault="00EB3C86">
            <w:pPr>
              <w:spacing w:after="0"/>
              <w:rPr>
                <w:rFonts w:hint="eastAsia"/>
              </w:rPr>
            </w:pPr>
            <w:r>
              <w:rPr>
                <w:sz w:val="16"/>
              </w:rPr>
              <w:t>Document owner</w:t>
            </w:r>
          </w:p>
        </w:tc>
        <w:tc>
          <w:tcPr>
            <w:tcW w:w="65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BA9022F" w14:textId="77777777" w:rsidR="004F7AE9" w:rsidRDefault="00EB3C86">
            <w:pPr>
              <w:spacing w:after="0"/>
              <w:rPr>
                <w:rFonts w:hint="eastAsia"/>
              </w:rPr>
            </w:pPr>
            <w:r>
              <w:rPr>
                <w:sz w:val="16"/>
              </w:rPr>
              <w:t>Clariq Brand Steward</w:t>
            </w:r>
          </w:p>
        </w:tc>
      </w:tr>
      <w:tr w:rsidR="004F7AE9" w14:paraId="340CFBFF"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F186394" w14:textId="77777777" w:rsidR="004F7AE9" w:rsidRDefault="00EB3C86">
            <w:pPr>
              <w:spacing w:after="0"/>
              <w:rPr>
                <w:rFonts w:hint="eastAsia"/>
              </w:rPr>
            </w:pPr>
            <w:r>
              <w:rPr>
                <w:sz w:val="16"/>
              </w:rPr>
              <w:t>Approver</w:t>
            </w:r>
          </w:p>
        </w:tc>
        <w:tc>
          <w:tcPr>
            <w:tcW w:w="65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5B10B58" w14:textId="77777777" w:rsidR="004F7AE9" w:rsidRDefault="00EB3C86">
            <w:pPr>
              <w:spacing w:after="0"/>
              <w:rPr>
                <w:rFonts w:hint="eastAsia"/>
              </w:rPr>
            </w:pPr>
            <w:r>
              <w:rPr>
                <w:sz w:val="16"/>
              </w:rPr>
              <w:t>Clariq Director / nominated brand approver</w:t>
            </w:r>
          </w:p>
        </w:tc>
      </w:tr>
      <w:tr w:rsidR="004F7AE9" w14:paraId="4BF38D1F"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12C34FC" w14:textId="77777777" w:rsidR="004F7AE9" w:rsidRDefault="00EB3C86">
            <w:pPr>
              <w:spacing w:after="0"/>
              <w:rPr>
                <w:rFonts w:hint="eastAsia"/>
              </w:rPr>
            </w:pPr>
            <w:r>
              <w:rPr>
                <w:sz w:val="16"/>
              </w:rPr>
              <w:t>Status</w:t>
            </w:r>
          </w:p>
        </w:tc>
        <w:tc>
          <w:tcPr>
            <w:tcW w:w="65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7F98F19" w14:textId="77777777" w:rsidR="004F7AE9" w:rsidRDefault="00EB3C86">
            <w:pPr>
              <w:spacing w:after="0"/>
              <w:rPr>
                <w:rFonts w:hint="eastAsia"/>
              </w:rPr>
            </w:pPr>
            <w:r>
              <w:rPr>
                <w:sz w:val="16"/>
              </w:rPr>
              <w:t>Approved for working use, subject to formal confirmation of recommendations</w:t>
            </w:r>
          </w:p>
        </w:tc>
      </w:tr>
      <w:tr w:rsidR="004F7AE9" w14:paraId="2F885A75"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979AC56" w14:textId="77777777" w:rsidR="004F7AE9" w:rsidRDefault="00EB3C86">
            <w:pPr>
              <w:spacing w:after="0"/>
              <w:rPr>
                <w:rFonts w:hint="eastAsia"/>
              </w:rPr>
            </w:pPr>
            <w:r>
              <w:rPr>
                <w:sz w:val="16"/>
              </w:rPr>
              <w:t>Version</w:t>
            </w:r>
          </w:p>
        </w:tc>
        <w:tc>
          <w:tcPr>
            <w:tcW w:w="65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BD5436C" w14:textId="77777777" w:rsidR="004F7AE9" w:rsidRDefault="00EB3C86">
            <w:pPr>
              <w:spacing w:after="0"/>
              <w:rPr>
                <w:rFonts w:hint="eastAsia"/>
              </w:rPr>
            </w:pPr>
            <w:r>
              <w:rPr>
                <w:sz w:val="16"/>
              </w:rPr>
              <w:t>1.0</w:t>
            </w:r>
          </w:p>
        </w:tc>
      </w:tr>
      <w:tr w:rsidR="004F7AE9" w14:paraId="6B3374C3"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D02F447" w14:textId="77777777" w:rsidR="004F7AE9" w:rsidRDefault="00EB3C86">
            <w:pPr>
              <w:spacing w:after="0"/>
              <w:rPr>
                <w:rFonts w:hint="eastAsia"/>
              </w:rPr>
            </w:pPr>
            <w:r>
              <w:rPr>
                <w:sz w:val="16"/>
              </w:rPr>
              <w:t>Effective date</w:t>
            </w:r>
          </w:p>
        </w:tc>
        <w:tc>
          <w:tcPr>
            <w:tcW w:w="65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561FCFF" w14:textId="77777777" w:rsidR="004F7AE9" w:rsidRDefault="00EB3C86">
            <w:pPr>
              <w:spacing w:after="0"/>
              <w:rPr>
                <w:rFonts w:hint="eastAsia"/>
              </w:rPr>
            </w:pPr>
            <w:r>
              <w:rPr>
                <w:sz w:val="16"/>
              </w:rPr>
              <w:t>9 August 2026</w:t>
            </w:r>
          </w:p>
        </w:tc>
      </w:tr>
      <w:tr w:rsidR="004F7AE9" w14:paraId="1CFE8E85"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0134A89" w14:textId="77777777" w:rsidR="004F7AE9" w:rsidRDefault="00EB3C86">
            <w:pPr>
              <w:spacing w:after="0"/>
              <w:rPr>
                <w:rFonts w:hint="eastAsia"/>
              </w:rPr>
            </w:pPr>
            <w:r>
              <w:rPr>
                <w:sz w:val="16"/>
              </w:rPr>
              <w:t>Review rhythm</w:t>
            </w:r>
          </w:p>
        </w:tc>
        <w:tc>
          <w:tcPr>
            <w:tcW w:w="65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F1F409C" w14:textId="77777777" w:rsidR="004F7AE9" w:rsidRDefault="00EB3C86">
            <w:pPr>
              <w:spacing w:after="0"/>
              <w:rPr>
                <w:rFonts w:hint="eastAsia"/>
              </w:rPr>
            </w:pPr>
            <w:r>
              <w:rPr>
                <w:sz w:val="16"/>
              </w:rPr>
              <w:t>Quarterly during launch stage; annually once established</w:t>
            </w:r>
          </w:p>
        </w:tc>
      </w:tr>
      <w:tr w:rsidR="004F7AE9" w14:paraId="21F9723B"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CAE42E1" w14:textId="77777777" w:rsidR="004F7AE9" w:rsidRDefault="00EB3C86">
            <w:pPr>
              <w:spacing w:after="0"/>
              <w:rPr>
                <w:rFonts w:hint="eastAsia"/>
              </w:rPr>
            </w:pPr>
            <w:r>
              <w:rPr>
                <w:sz w:val="16"/>
              </w:rPr>
              <w:t>Master location</w:t>
            </w:r>
          </w:p>
        </w:tc>
        <w:tc>
          <w:tcPr>
            <w:tcW w:w="65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448A546" w14:textId="77777777" w:rsidR="004F7AE9" w:rsidRDefault="00EB3C86">
            <w:pPr>
              <w:spacing w:after="0"/>
              <w:rPr>
                <w:rFonts w:hint="eastAsia"/>
              </w:rPr>
            </w:pPr>
            <w:r>
              <w:rPr>
                <w:sz w:val="16"/>
              </w:rPr>
              <w:t>[Insert controlled SharePoint / document library link]</w:t>
            </w:r>
          </w:p>
        </w:tc>
      </w:tr>
      <w:tr w:rsidR="004F7AE9" w14:paraId="3296688A"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9A00863" w14:textId="77777777" w:rsidR="004F7AE9" w:rsidRDefault="00EB3C86">
            <w:pPr>
              <w:spacing w:after="0"/>
              <w:rPr>
                <w:rFonts w:hint="eastAsia"/>
              </w:rPr>
            </w:pPr>
            <w:r>
              <w:rPr>
                <w:sz w:val="16"/>
              </w:rPr>
              <w:t>Asset library</w:t>
            </w:r>
          </w:p>
        </w:tc>
        <w:tc>
          <w:tcPr>
            <w:tcW w:w="65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B6EBEB2" w14:textId="77777777" w:rsidR="004F7AE9" w:rsidRDefault="00EB3C86">
            <w:pPr>
              <w:spacing w:after="0"/>
              <w:rPr>
                <w:rFonts w:hint="eastAsia"/>
              </w:rPr>
            </w:pPr>
            <w:r>
              <w:rPr>
                <w:sz w:val="16"/>
              </w:rPr>
              <w:t>[Insert approved master artwork folder link]</w:t>
            </w:r>
          </w:p>
        </w:tc>
      </w:tr>
      <w:tr w:rsidR="004F7AE9" w14:paraId="1C1F60CB"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F35409C" w14:textId="77777777" w:rsidR="004F7AE9" w:rsidRDefault="00EB3C86">
            <w:pPr>
              <w:spacing w:after="0"/>
              <w:rPr>
                <w:rFonts w:hint="eastAsia"/>
              </w:rPr>
            </w:pPr>
            <w:r>
              <w:rPr>
                <w:sz w:val="16"/>
              </w:rPr>
              <w:t>Supersedes</w:t>
            </w:r>
          </w:p>
        </w:tc>
        <w:tc>
          <w:tcPr>
            <w:tcW w:w="65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8FC8FA4" w14:textId="77777777" w:rsidR="004F7AE9" w:rsidRDefault="00EB3C86">
            <w:pPr>
              <w:spacing w:after="0"/>
              <w:rPr>
                <w:rFonts w:hint="eastAsia"/>
              </w:rPr>
            </w:pPr>
            <w:r>
              <w:rPr>
                <w:sz w:val="16"/>
              </w:rPr>
              <w:t>New document</w:t>
            </w:r>
          </w:p>
        </w:tc>
      </w:tr>
    </w:tbl>
    <w:p w14:paraId="7AD119E5" w14:textId="77777777" w:rsidR="004F7AE9" w:rsidRDefault="00EB3C86">
      <w:pPr>
        <w:pStyle w:val="Heading2"/>
      </w:pPr>
      <w:r>
        <w:t>Revision register</w:t>
      </w:r>
    </w:p>
    <w:tbl>
      <w:tblPr>
        <w:tblW w:w="0" w:type="auto"/>
        <w:jc w:val="center"/>
        <w:tblLayout w:type="fixed"/>
        <w:tblLook w:val="04A0" w:firstRow="1" w:lastRow="0" w:firstColumn="1" w:lastColumn="0" w:noHBand="0" w:noVBand="1"/>
      </w:tblPr>
      <w:tblGrid>
        <w:gridCol w:w="1967"/>
        <w:gridCol w:w="1967"/>
        <w:gridCol w:w="1967"/>
        <w:gridCol w:w="4104"/>
        <w:gridCol w:w="1967"/>
      </w:tblGrid>
      <w:tr w:rsidR="004F7AE9" w14:paraId="10E0FE79" w14:textId="77777777">
        <w:trPr>
          <w:tblHeader/>
          <w:jc w:val="center"/>
        </w:trPr>
        <w:tc>
          <w:tcPr>
            <w:tcW w:w="1967" w:type="dxa"/>
            <w:shd w:val="clear" w:color="auto" w:fill="1D1D1B"/>
            <w:tcMar>
              <w:top w:w="120" w:type="dxa"/>
              <w:left w:w="130" w:type="dxa"/>
              <w:bottom w:w="120" w:type="dxa"/>
              <w:right w:w="130" w:type="dxa"/>
            </w:tcMar>
            <w:vAlign w:val="center"/>
          </w:tcPr>
          <w:p w14:paraId="42DB5157" w14:textId="77777777" w:rsidR="004F7AE9" w:rsidRDefault="00EB3C86">
            <w:pPr>
              <w:rPr>
                <w:rFonts w:hint="eastAsia"/>
              </w:rPr>
            </w:pPr>
            <w:r>
              <w:rPr>
                <w:b/>
                <w:color w:val="FAF9F6"/>
                <w:sz w:val="15"/>
              </w:rPr>
              <w:t>VERSION</w:t>
            </w:r>
          </w:p>
        </w:tc>
        <w:tc>
          <w:tcPr>
            <w:tcW w:w="1967" w:type="dxa"/>
            <w:shd w:val="clear" w:color="auto" w:fill="1D1D1B"/>
            <w:tcMar>
              <w:top w:w="120" w:type="dxa"/>
              <w:left w:w="130" w:type="dxa"/>
              <w:bottom w:w="120" w:type="dxa"/>
              <w:right w:w="130" w:type="dxa"/>
            </w:tcMar>
            <w:vAlign w:val="center"/>
          </w:tcPr>
          <w:p w14:paraId="72CC46DA" w14:textId="77777777" w:rsidR="004F7AE9" w:rsidRDefault="00EB3C86">
            <w:pPr>
              <w:rPr>
                <w:rFonts w:hint="eastAsia"/>
              </w:rPr>
            </w:pPr>
            <w:r>
              <w:rPr>
                <w:b/>
                <w:color w:val="FAF9F6"/>
                <w:sz w:val="15"/>
              </w:rPr>
              <w:t>DATE</w:t>
            </w:r>
          </w:p>
        </w:tc>
        <w:tc>
          <w:tcPr>
            <w:tcW w:w="1967" w:type="dxa"/>
            <w:shd w:val="clear" w:color="auto" w:fill="1D1D1B"/>
            <w:tcMar>
              <w:top w:w="120" w:type="dxa"/>
              <w:left w:w="130" w:type="dxa"/>
              <w:bottom w:w="120" w:type="dxa"/>
              <w:right w:w="130" w:type="dxa"/>
            </w:tcMar>
            <w:vAlign w:val="center"/>
          </w:tcPr>
          <w:p w14:paraId="21C707A4" w14:textId="77777777" w:rsidR="004F7AE9" w:rsidRDefault="00EB3C86">
            <w:pPr>
              <w:rPr>
                <w:rFonts w:hint="eastAsia"/>
              </w:rPr>
            </w:pPr>
            <w:r>
              <w:rPr>
                <w:b/>
                <w:color w:val="FAF9F6"/>
                <w:sz w:val="15"/>
              </w:rPr>
              <w:t>OWNER</w:t>
            </w:r>
          </w:p>
        </w:tc>
        <w:tc>
          <w:tcPr>
            <w:tcW w:w="1967" w:type="dxa"/>
            <w:shd w:val="clear" w:color="auto" w:fill="1D1D1B"/>
            <w:tcMar>
              <w:top w:w="120" w:type="dxa"/>
              <w:left w:w="130" w:type="dxa"/>
              <w:bottom w:w="120" w:type="dxa"/>
              <w:right w:w="130" w:type="dxa"/>
            </w:tcMar>
            <w:vAlign w:val="center"/>
          </w:tcPr>
          <w:p w14:paraId="6B7CEE86" w14:textId="77777777" w:rsidR="004F7AE9" w:rsidRDefault="00EB3C86">
            <w:pPr>
              <w:rPr>
                <w:rFonts w:hint="eastAsia"/>
              </w:rPr>
            </w:pPr>
            <w:r>
              <w:rPr>
                <w:b/>
                <w:color w:val="FAF9F6"/>
                <w:sz w:val="15"/>
              </w:rPr>
              <w:t>CHANGE SUMMARY</w:t>
            </w:r>
          </w:p>
        </w:tc>
        <w:tc>
          <w:tcPr>
            <w:tcW w:w="1967" w:type="dxa"/>
            <w:shd w:val="clear" w:color="auto" w:fill="1D1D1B"/>
            <w:tcMar>
              <w:top w:w="120" w:type="dxa"/>
              <w:left w:w="130" w:type="dxa"/>
              <w:bottom w:w="120" w:type="dxa"/>
              <w:right w:w="130" w:type="dxa"/>
            </w:tcMar>
            <w:vAlign w:val="center"/>
          </w:tcPr>
          <w:p w14:paraId="32D7839D" w14:textId="77777777" w:rsidR="004F7AE9" w:rsidRDefault="00EB3C86">
            <w:pPr>
              <w:rPr>
                <w:rFonts w:hint="eastAsia"/>
              </w:rPr>
            </w:pPr>
            <w:r>
              <w:rPr>
                <w:b/>
                <w:color w:val="FAF9F6"/>
                <w:sz w:val="15"/>
              </w:rPr>
              <w:t>APPROVAL</w:t>
            </w:r>
          </w:p>
        </w:tc>
      </w:tr>
      <w:tr w:rsidR="004F7AE9" w14:paraId="31B34AB7" w14:textId="77777777">
        <w:trPr>
          <w:jc w:val="center"/>
        </w:trPr>
        <w:tc>
          <w:tcPr>
            <w:tcW w:w="93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28F12AB" w14:textId="77777777" w:rsidR="004F7AE9" w:rsidRDefault="00EB3C86">
            <w:pPr>
              <w:spacing w:after="0"/>
              <w:rPr>
                <w:rFonts w:hint="eastAsia"/>
              </w:rPr>
            </w:pPr>
            <w:r>
              <w:rPr>
                <w:sz w:val="16"/>
              </w:rPr>
              <w:t>1.0</w:t>
            </w:r>
          </w:p>
        </w:tc>
        <w:tc>
          <w:tcPr>
            <w:tcW w:w="129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5CBF220" w14:textId="77777777" w:rsidR="004F7AE9" w:rsidRDefault="00EB3C86">
            <w:pPr>
              <w:spacing w:after="0"/>
              <w:rPr>
                <w:rFonts w:hint="eastAsia"/>
              </w:rPr>
            </w:pPr>
            <w:r>
              <w:rPr>
                <w:sz w:val="16"/>
              </w:rPr>
              <w:t>9 Aug 2026</w:t>
            </w:r>
          </w:p>
        </w:tc>
        <w:tc>
          <w:tcPr>
            <w:tcW w:w="165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C14A4D1" w14:textId="77777777" w:rsidR="004F7AE9" w:rsidRDefault="00EB3C86">
            <w:pPr>
              <w:spacing w:after="0"/>
              <w:rPr>
                <w:rFonts w:hint="eastAsia"/>
              </w:rPr>
            </w:pPr>
            <w:r>
              <w:rPr>
                <w:sz w:val="16"/>
              </w:rPr>
              <w:t>Brand Steward</w:t>
            </w:r>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F03D50C" w14:textId="77777777" w:rsidR="004F7AE9" w:rsidRDefault="00EB3C86">
            <w:pPr>
              <w:spacing w:after="0"/>
              <w:rPr>
                <w:rFonts w:hint="eastAsia"/>
              </w:rPr>
            </w:pPr>
            <w:r>
              <w:rPr>
                <w:sz w:val="16"/>
              </w:rPr>
              <w:t>Initial consolidated guideline based on supplied logo, colour proof and NZ Made artwork.</w:t>
            </w:r>
          </w:p>
        </w:tc>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110EF25" w14:textId="77777777" w:rsidR="004F7AE9" w:rsidRDefault="00EB3C86">
            <w:pPr>
              <w:spacing w:after="0"/>
              <w:rPr>
                <w:rFonts w:hint="eastAsia"/>
              </w:rPr>
            </w:pPr>
            <w:r>
              <w:rPr>
                <w:sz w:val="16"/>
              </w:rPr>
              <w:t>[Record]</w:t>
            </w:r>
          </w:p>
        </w:tc>
      </w:tr>
      <w:tr w:rsidR="004F7AE9" w14:paraId="4FCCF02E" w14:textId="77777777">
        <w:trPr>
          <w:jc w:val="center"/>
        </w:trPr>
        <w:tc>
          <w:tcPr>
            <w:tcW w:w="93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6461417" w14:textId="77777777" w:rsidR="004F7AE9" w:rsidRDefault="004F7AE9">
            <w:pPr>
              <w:spacing w:after="0"/>
              <w:rPr>
                <w:rFonts w:hint="eastAsia"/>
              </w:rPr>
            </w:pPr>
          </w:p>
        </w:tc>
        <w:tc>
          <w:tcPr>
            <w:tcW w:w="129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97D8662" w14:textId="77777777" w:rsidR="004F7AE9" w:rsidRDefault="004F7AE9">
            <w:pPr>
              <w:spacing w:after="0"/>
              <w:rPr>
                <w:rFonts w:hint="eastAsia"/>
              </w:rPr>
            </w:pPr>
          </w:p>
        </w:tc>
        <w:tc>
          <w:tcPr>
            <w:tcW w:w="165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F9910C7" w14:textId="77777777" w:rsidR="004F7AE9" w:rsidRDefault="004F7AE9">
            <w:pPr>
              <w:spacing w:after="0"/>
              <w:rPr>
                <w:rFonts w:hint="eastAsia"/>
              </w:rPr>
            </w:pPr>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E257E75" w14:textId="77777777" w:rsidR="004F7AE9" w:rsidRDefault="004F7AE9">
            <w:pPr>
              <w:spacing w:after="0"/>
              <w:rPr>
                <w:rFonts w:hint="eastAsia"/>
              </w:rPr>
            </w:pPr>
          </w:p>
        </w:tc>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F711204" w14:textId="77777777" w:rsidR="004F7AE9" w:rsidRDefault="004F7AE9">
            <w:pPr>
              <w:spacing w:after="0"/>
              <w:rPr>
                <w:rFonts w:hint="eastAsia"/>
              </w:rPr>
            </w:pPr>
          </w:p>
        </w:tc>
      </w:tr>
    </w:tbl>
    <w:p w14:paraId="0426EE8E" w14:textId="77777777" w:rsidR="004F7AE9" w:rsidRDefault="00EB3C86">
      <w:pPr>
        <w:pStyle w:val="Heading2"/>
      </w:pPr>
      <w:r>
        <w:t>Change workflow</w:t>
      </w:r>
    </w:p>
    <w:p w14:paraId="649A68E5" w14:textId="77777777" w:rsidR="004F7AE9" w:rsidRDefault="00EB3C86">
      <w:pPr>
        <w:pStyle w:val="ListBullet"/>
        <w:rPr>
          <w:rFonts w:hint="eastAsia"/>
        </w:rPr>
      </w:pPr>
      <w:r>
        <w:t>Propose: record the change, rationale, affected assets and owner.</w:t>
      </w:r>
    </w:p>
    <w:p w14:paraId="12B6F295" w14:textId="77777777" w:rsidR="004F7AE9" w:rsidRDefault="00EB3C86">
      <w:pPr>
        <w:pStyle w:val="ListBullet"/>
        <w:rPr>
          <w:rFonts w:hint="eastAsia"/>
        </w:rPr>
      </w:pPr>
      <w:r>
        <w:t>Review: check visual consistency, accessibility, production impact and legal or licensing implications.</w:t>
      </w:r>
    </w:p>
    <w:p w14:paraId="0F850C5B" w14:textId="77777777" w:rsidR="004F7AE9" w:rsidRDefault="00EB3C86">
      <w:pPr>
        <w:pStyle w:val="ListBullet"/>
        <w:rPr>
          <w:rFonts w:hint="eastAsia"/>
        </w:rPr>
      </w:pPr>
      <w:r>
        <w:t>Approve: obtain approval before altering master assets or mandatory rules.</w:t>
      </w:r>
    </w:p>
    <w:p w14:paraId="7E37CACF" w14:textId="77777777" w:rsidR="004F7AE9" w:rsidRDefault="00EB3C86">
      <w:pPr>
        <w:pStyle w:val="ListBullet"/>
        <w:rPr>
          <w:rFonts w:hint="eastAsia"/>
        </w:rPr>
      </w:pPr>
      <w:r>
        <w:t>Publish: update version, effective date, revision register and controlled master.</w:t>
      </w:r>
    </w:p>
    <w:p w14:paraId="3D6C598A" w14:textId="77777777" w:rsidR="004F7AE9" w:rsidRDefault="00EB3C86">
      <w:pPr>
        <w:pStyle w:val="ListBullet"/>
        <w:rPr>
          <w:rFonts w:hint="eastAsia"/>
        </w:rPr>
      </w:pPr>
      <w:r>
        <w:t>Retire: archive superseded files and remove unapproved local copies from circulation.</w:t>
      </w:r>
    </w:p>
    <w:tbl>
      <w:tblPr>
        <w:tblW w:w="0" w:type="auto"/>
        <w:jc w:val="center"/>
        <w:tblLayout w:type="fixed"/>
        <w:tblLook w:val="04A0" w:firstRow="1" w:lastRow="0" w:firstColumn="1" w:lastColumn="0" w:noHBand="0" w:noVBand="1"/>
      </w:tblPr>
      <w:tblGrid>
        <w:gridCol w:w="4917"/>
        <w:gridCol w:w="4917"/>
      </w:tblGrid>
      <w:tr w:rsidR="004F7AE9" w14:paraId="682C336E" w14:textId="77777777">
        <w:trPr>
          <w:jc w:val="center"/>
        </w:trPr>
        <w:tc>
          <w:tcPr>
            <w:tcW w:w="4917" w:type="dxa"/>
            <w:shd w:val="clear" w:color="auto" w:fill="C9AC75"/>
            <w:tcMar>
              <w:top w:w="0" w:type="dxa"/>
              <w:left w:w="0" w:type="dxa"/>
              <w:bottom w:w="0" w:type="dxa"/>
              <w:right w:w="0" w:type="dxa"/>
            </w:tcMar>
          </w:tcPr>
          <w:p w14:paraId="00B3E42B"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104501B8" w14:textId="77777777" w:rsidR="004F7AE9" w:rsidRDefault="00EB3C86">
            <w:pPr>
              <w:rPr>
                <w:rFonts w:hint="eastAsia"/>
              </w:rPr>
            </w:pPr>
            <w:r>
              <w:rPr>
                <w:b/>
                <w:color w:val="C9AC75"/>
                <w:sz w:val="16"/>
              </w:rPr>
              <w:t>LIVING DOCUMENT RULE</w:t>
            </w:r>
          </w:p>
          <w:p w14:paraId="425F96E2" w14:textId="77777777" w:rsidR="004F7AE9" w:rsidRDefault="00EB3C86">
            <w:pPr>
              <w:rPr>
                <w:rFonts w:hint="eastAsia"/>
              </w:rPr>
            </w:pPr>
            <w:r>
              <w:t>Square brackets indicate fields that must be completed as Clariq decisions mature. Recommendations can become mandatory only after approval is recorded in the revision register.</w:t>
            </w:r>
          </w:p>
        </w:tc>
      </w:tr>
    </w:tbl>
    <w:p w14:paraId="02BDE486" w14:textId="77777777" w:rsidR="004F7AE9" w:rsidRDefault="00EB3C86">
      <w:pPr>
        <w:pStyle w:val="Eyebrow"/>
        <w:rPr>
          <w:rFonts w:hint="eastAsia"/>
        </w:rPr>
      </w:pPr>
      <w:r>
        <w:t>CLARIQ BRAND SYSTEM</w:t>
      </w:r>
    </w:p>
    <w:p w14:paraId="49F488D3" w14:textId="77777777" w:rsidR="004F7AE9" w:rsidRDefault="00EB3C86">
      <w:pPr>
        <w:pStyle w:val="Heading1"/>
      </w:pPr>
      <w:r>
        <w:lastRenderedPageBreak/>
        <w:t>Contents</w:t>
      </w:r>
    </w:p>
    <w:p w14:paraId="4531DD92" w14:textId="77777777" w:rsidR="004F7AE9" w:rsidRDefault="00EB3C86">
      <w:pPr>
        <w:pStyle w:val="Lead"/>
        <w:rPr>
          <w:rFonts w:hint="eastAsia"/>
        </w:rPr>
      </w:pPr>
      <w:r>
        <w:t>A practical system for day-to-day decisions.</w:t>
      </w:r>
    </w:p>
    <w:tbl>
      <w:tblPr>
        <w:tblW w:w="0" w:type="auto"/>
        <w:jc w:val="center"/>
        <w:tblLayout w:type="fixed"/>
        <w:tblLook w:val="04A0" w:firstRow="1" w:lastRow="0" w:firstColumn="1" w:lastColumn="0" w:noHBand="0" w:noVBand="1"/>
      </w:tblPr>
      <w:tblGrid>
        <w:gridCol w:w="4917"/>
        <w:gridCol w:w="7992"/>
        <w:gridCol w:w="159"/>
      </w:tblGrid>
      <w:tr w:rsidR="004F7AE9" w14:paraId="5533D296" w14:textId="77777777">
        <w:trPr>
          <w:gridAfter w:val="1"/>
          <w:wAfter w:w="159" w:type="dxa"/>
          <w:tblHeader/>
          <w:jc w:val="center"/>
        </w:trPr>
        <w:tc>
          <w:tcPr>
            <w:tcW w:w="4917" w:type="dxa"/>
            <w:shd w:val="clear" w:color="auto" w:fill="1D1D1B"/>
            <w:tcMar>
              <w:top w:w="120" w:type="dxa"/>
              <w:left w:w="130" w:type="dxa"/>
              <w:bottom w:w="120" w:type="dxa"/>
              <w:right w:w="130" w:type="dxa"/>
            </w:tcMar>
            <w:vAlign w:val="center"/>
          </w:tcPr>
          <w:p w14:paraId="250E0F7E" w14:textId="77777777" w:rsidR="004F7AE9" w:rsidRDefault="00EB3C86">
            <w:pPr>
              <w:rPr>
                <w:rFonts w:hint="eastAsia"/>
              </w:rPr>
            </w:pPr>
            <w:r>
              <w:rPr>
                <w:b/>
                <w:color w:val="FAF9F6"/>
                <w:sz w:val="15"/>
              </w:rPr>
              <w:t>SECTION</w:t>
            </w:r>
          </w:p>
        </w:tc>
        <w:tc>
          <w:tcPr>
            <w:tcW w:w="4917" w:type="dxa"/>
            <w:shd w:val="clear" w:color="auto" w:fill="1D1D1B"/>
            <w:tcMar>
              <w:top w:w="120" w:type="dxa"/>
              <w:left w:w="130" w:type="dxa"/>
              <w:bottom w:w="120" w:type="dxa"/>
              <w:right w:w="130" w:type="dxa"/>
            </w:tcMar>
            <w:vAlign w:val="center"/>
          </w:tcPr>
          <w:p w14:paraId="27752C5E" w14:textId="77777777" w:rsidR="004F7AE9" w:rsidRDefault="00EB3C86">
            <w:pPr>
              <w:rPr>
                <w:rFonts w:hint="eastAsia"/>
              </w:rPr>
            </w:pPr>
            <w:r>
              <w:rPr>
                <w:b/>
                <w:color w:val="FAF9F6"/>
                <w:sz w:val="15"/>
              </w:rPr>
              <w:t>WHAT IT COVERS</w:t>
            </w:r>
          </w:p>
        </w:tc>
      </w:tr>
      <w:tr w:rsidR="004F7AE9" w14:paraId="10074ACF"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022A66C" w14:textId="77777777" w:rsidR="004F7AE9" w:rsidRDefault="00EB3C86">
            <w:pPr>
              <w:spacing w:after="0"/>
              <w:rPr>
                <w:rFonts w:hint="eastAsia"/>
              </w:rPr>
            </w:pPr>
            <w:r>
              <w:rPr>
                <w:sz w:val="16"/>
              </w:rPr>
              <w:t>01</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C576696" w14:textId="77777777" w:rsidR="004F7AE9" w:rsidRDefault="00EB3C86">
            <w:pPr>
              <w:spacing w:after="0"/>
              <w:rPr>
                <w:rFonts w:hint="eastAsia"/>
              </w:rPr>
            </w:pPr>
            <w:r>
              <w:rPr>
                <w:sz w:val="16"/>
              </w:rPr>
              <w:t>Brand foundation</w:t>
            </w:r>
          </w:p>
        </w:tc>
      </w:tr>
      <w:tr w:rsidR="004F7AE9" w14:paraId="67992F98"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2CD912A" w14:textId="77777777" w:rsidR="004F7AE9" w:rsidRDefault="00EB3C86">
            <w:pPr>
              <w:spacing w:after="0"/>
              <w:rPr>
                <w:rFonts w:hint="eastAsia"/>
              </w:rPr>
            </w:pPr>
            <w:r>
              <w:rPr>
                <w:sz w:val="16"/>
              </w:rPr>
              <w:t>02</w:t>
            </w:r>
          </w:p>
        </w:tc>
        <w:tc>
          <w:tcPr>
            <w:tcW w:w="79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346A0F2" w14:textId="77777777" w:rsidR="004F7AE9" w:rsidRDefault="00EB3C86">
            <w:pPr>
              <w:spacing w:after="0"/>
              <w:rPr>
                <w:rFonts w:hint="eastAsia"/>
              </w:rPr>
            </w:pPr>
            <w:r>
              <w:rPr>
                <w:sz w:val="16"/>
              </w:rPr>
              <w:t>Logo system</w:t>
            </w:r>
          </w:p>
        </w:tc>
      </w:tr>
      <w:tr w:rsidR="004F7AE9" w14:paraId="5596FE8E"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AC3B63A" w14:textId="77777777" w:rsidR="004F7AE9" w:rsidRDefault="00EB3C86">
            <w:pPr>
              <w:spacing w:after="0"/>
              <w:rPr>
                <w:rFonts w:hint="eastAsia"/>
              </w:rPr>
            </w:pPr>
            <w:r>
              <w:rPr>
                <w:sz w:val="16"/>
              </w:rPr>
              <w:t>03</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132D15F" w14:textId="77777777" w:rsidR="004F7AE9" w:rsidRDefault="00EB3C86">
            <w:pPr>
              <w:spacing w:after="0"/>
              <w:rPr>
                <w:rFonts w:hint="eastAsia"/>
              </w:rPr>
            </w:pPr>
            <w:r>
              <w:rPr>
                <w:sz w:val="16"/>
              </w:rPr>
              <w:t>Colour system</w:t>
            </w:r>
          </w:p>
        </w:tc>
      </w:tr>
      <w:tr w:rsidR="004F7AE9" w14:paraId="24D88F62"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CB06DA6" w14:textId="77777777" w:rsidR="004F7AE9" w:rsidRDefault="00EB3C86">
            <w:pPr>
              <w:spacing w:after="0"/>
              <w:rPr>
                <w:rFonts w:hint="eastAsia"/>
              </w:rPr>
            </w:pPr>
            <w:r>
              <w:rPr>
                <w:sz w:val="16"/>
              </w:rPr>
              <w:t>04</w:t>
            </w:r>
          </w:p>
        </w:tc>
        <w:tc>
          <w:tcPr>
            <w:tcW w:w="79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76B2789" w14:textId="77777777" w:rsidR="004F7AE9" w:rsidRDefault="00EB3C86">
            <w:pPr>
              <w:spacing w:after="0"/>
              <w:rPr>
                <w:rFonts w:hint="eastAsia"/>
              </w:rPr>
            </w:pPr>
            <w:r>
              <w:rPr>
                <w:sz w:val="16"/>
              </w:rPr>
              <w:t>Typography</w:t>
            </w:r>
          </w:p>
        </w:tc>
      </w:tr>
      <w:tr w:rsidR="004F7AE9" w14:paraId="6ADD7226"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3016990" w14:textId="77777777" w:rsidR="004F7AE9" w:rsidRDefault="00EB3C86">
            <w:pPr>
              <w:spacing w:after="0"/>
              <w:rPr>
                <w:rFonts w:hint="eastAsia"/>
              </w:rPr>
            </w:pPr>
            <w:r>
              <w:rPr>
                <w:sz w:val="16"/>
              </w:rPr>
              <w:t>05</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83B6D51" w14:textId="77777777" w:rsidR="004F7AE9" w:rsidRDefault="00EB3C86">
            <w:pPr>
              <w:spacing w:after="0"/>
              <w:rPr>
                <w:rFonts w:hint="eastAsia"/>
              </w:rPr>
            </w:pPr>
            <w:r>
              <w:rPr>
                <w:sz w:val="16"/>
              </w:rPr>
              <w:t>Graphic language</w:t>
            </w:r>
          </w:p>
        </w:tc>
      </w:tr>
      <w:tr w:rsidR="004F7AE9" w14:paraId="5E434931"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C70FEB6" w14:textId="77777777" w:rsidR="004F7AE9" w:rsidRDefault="00EB3C86">
            <w:pPr>
              <w:spacing w:after="0"/>
              <w:rPr>
                <w:rFonts w:hint="eastAsia"/>
              </w:rPr>
            </w:pPr>
            <w:r>
              <w:rPr>
                <w:sz w:val="16"/>
              </w:rPr>
              <w:t>06</w:t>
            </w:r>
          </w:p>
        </w:tc>
        <w:tc>
          <w:tcPr>
            <w:tcW w:w="79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5E85CF7" w14:textId="77777777" w:rsidR="004F7AE9" w:rsidRDefault="00EB3C86">
            <w:pPr>
              <w:spacing w:after="0"/>
              <w:rPr>
                <w:rFonts w:hint="eastAsia"/>
              </w:rPr>
            </w:pPr>
            <w:r>
              <w:rPr>
                <w:sz w:val="16"/>
              </w:rPr>
              <w:t>Photography and imagery</w:t>
            </w:r>
          </w:p>
        </w:tc>
      </w:tr>
      <w:tr w:rsidR="004F7AE9" w14:paraId="29D02A71"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65BD85B" w14:textId="77777777" w:rsidR="004F7AE9" w:rsidRDefault="00EB3C86">
            <w:pPr>
              <w:spacing w:after="0"/>
              <w:rPr>
                <w:rFonts w:hint="eastAsia"/>
              </w:rPr>
            </w:pPr>
            <w:r>
              <w:rPr>
                <w:sz w:val="16"/>
              </w:rPr>
              <w:t>07</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C88090E" w14:textId="77777777" w:rsidR="004F7AE9" w:rsidRDefault="00EB3C86">
            <w:pPr>
              <w:spacing w:after="0"/>
              <w:rPr>
                <w:rFonts w:hint="eastAsia"/>
              </w:rPr>
            </w:pPr>
            <w:r>
              <w:rPr>
                <w:sz w:val="16"/>
              </w:rPr>
              <w:t>Voice and writing</w:t>
            </w:r>
          </w:p>
        </w:tc>
      </w:tr>
      <w:tr w:rsidR="004F7AE9" w14:paraId="359E16BB"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1F8E80D" w14:textId="77777777" w:rsidR="004F7AE9" w:rsidRDefault="00EB3C86">
            <w:pPr>
              <w:spacing w:after="0"/>
              <w:rPr>
                <w:rFonts w:hint="eastAsia"/>
              </w:rPr>
            </w:pPr>
            <w:r>
              <w:rPr>
                <w:sz w:val="16"/>
              </w:rPr>
              <w:t>08</w:t>
            </w:r>
          </w:p>
        </w:tc>
        <w:tc>
          <w:tcPr>
            <w:tcW w:w="79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4EAFAA3" w14:textId="77777777" w:rsidR="004F7AE9" w:rsidRDefault="00EB3C86">
            <w:pPr>
              <w:spacing w:after="0"/>
              <w:rPr>
                <w:rFonts w:hint="eastAsia"/>
              </w:rPr>
            </w:pPr>
            <w:r>
              <w:rPr>
                <w:sz w:val="16"/>
              </w:rPr>
              <w:t>Layout and templates</w:t>
            </w:r>
          </w:p>
        </w:tc>
      </w:tr>
      <w:tr w:rsidR="004F7AE9" w14:paraId="4E22F296"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CDAE3C5" w14:textId="77777777" w:rsidR="004F7AE9" w:rsidRDefault="00EB3C86">
            <w:pPr>
              <w:spacing w:after="0"/>
              <w:rPr>
                <w:rFonts w:hint="eastAsia"/>
              </w:rPr>
            </w:pPr>
            <w:r>
              <w:rPr>
                <w:sz w:val="16"/>
              </w:rPr>
              <w:t>09</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460BC41" w14:textId="77777777" w:rsidR="004F7AE9" w:rsidRDefault="00EB3C86">
            <w:pPr>
              <w:spacing w:after="0"/>
              <w:rPr>
                <w:rFonts w:hint="eastAsia"/>
              </w:rPr>
            </w:pPr>
            <w:r>
              <w:rPr>
                <w:sz w:val="16"/>
              </w:rPr>
              <w:t>Digital, social and email</w:t>
            </w:r>
          </w:p>
        </w:tc>
      </w:tr>
      <w:tr w:rsidR="004F7AE9" w14:paraId="216195D4"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DC150B1" w14:textId="77777777" w:rsidR="004F7AE9" w:rsidRDefault="00EB3C86">
            <w:pPr>
              <w:spacing w:after="0"/>
              <w:rPr>
                <w:rFonts w:hint="eastAsia"/>
              </w:rPr>
            </w:pPr>
            <w:r>
              <w:rPr>
                <w:sz w:val="16"/>
              </w:rPr>
              <w:t>10</w:t>
            </w:r>
          </w:p>
        </w:tc>
        <w:tc>
          <w:tcPr>
            <w:tcW w:w="79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C4154DD" w14:textId="77777777" w:rsidR="004F7AE9" w:rsidRDefault="00EB3C86">
            <w:pPr>
              <w:spacing w:after="0"/>
              <w:rPr>
                <w:rFonts w:hint="eastAsia"/>
              </w:rPr>
            </w:pPr>
            <w:r>
              <w:rPr>
                <w:sz w:val="16"/>
              </w:rPr>
              <w:t>Packaging, labels and NZ Made device</w:t>
            </w:r>
          </w:p>
        </w:tc>
      </w:tr>
      <w:tr w:rsidR="004F7AE9" w14:paraId="3C39F18E"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7BD9D17" w14:textId="77777777" w:rsidR="004F7AE9" w:rsidRDefault="00EB3C86">
            <w:pPr>
              <w:spacing w:after="0"/>
              <w:rPr>
                <w:rFonts w:hint="eastAsia"/>
              </w:rPr>
            </w:pPr>
            <w:r>
              <w:rPr>
                <w:sz w:val="16"/>
              </w:rPr>
              <w:t>11</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040423E" w14:textId="77777777" w:rsidR="004F7AE9" w:rsidRDefault="00EB3C86">
            <w:pPr>
              <w:spacing w:after="0"/>
              <w:rPr>
                <w:rFonts w:hint="eastAsia"/>
              </w:rPr>
            </w:pPr>
            <w:r>
              <w:rPr>
                <w:sz w:val="16"/>
              </w:rPr>
              <w:t>Accessibility and quality control</w:t>
            </w:r>
          </w:p>
        </w:tc>
      </w:tr>
      <w:tr w:rsidR="004F7AE9" w14:paraId="1B940956"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5F4B4CC" w14:textId="77777777" w:rsidR="004F7AE9" w:rsidRDefault="00EB3C86">
            <w:pPr>
              <w:spacing w:after="0"/>
              <w:rPr>
                <w:rFonts w:hint="eastAsia"/>
              </w:rPr>
            </w:pPr>
            <w:r>
              <w:rPr>
                <w:sz w:val="16"/>
              </w:rPr>
              <w:t>12</w:t>
            </w:r>
          </w:p>
        </w:tc>
        <w:tc>
          <w:tcPr>
            <w:tcW w:w="79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7C8C0A9" w14:textId="77777777" w:rsidR="004F7AE9" w:rsidRDefault="00EB3C86">
            <w:pPr>
              <w:spacing w:after="0"/>
              <w:rPr>
                <w:rFonts w:hint="eastAsia"/>
              </w:rPr>
            </w:pPr>
            <w:r>
              <w:rPr>
                <w:sz w:val="16"/>
              </w:rPr>
              <w:t>Governance and rollout</w:t>
            </w:r>
          </w:p>
        </w:tc>
      </w:tr>
      <w:tr w:rsidR="004F7AE9" w14:paraId="1EA539D0" w14:textId="77777777">
        <w:trPr>
          <w:gridAfter w:val="1"/>
          <w:wAfter w:w="159" w:type="dxa"/>
          <w:jc w:val="center"/>
        </w:trPr>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936D7F9" w14:textId="77777777" w:rsidR="004F7AE9" w:rsidRDefault="00EB3C86">
            <w:pPr>
              <w:spacing w:after="0"/>
              <w:rPr>
                <w:rFonts w:hint="eastAsia"/>
              </w:rPr>
            </w:pPr>
            <w:r>
              <w:rPr>
                <w:sz w:val="16"/>
              </w:rPr>
              <w:t>Appendices</w:t>
            </w:r>
          </w:p>
        </w:tc>
        <w:tc>
          <w:tcPr>
            <w:tcW w:w="79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80839FB" w14:textId="77777777" w:rsidR="004F7AE9" w:rsidRDefault="00EB3C86">
            <w:pPr>
              <w:spacing w:after="0"/>
              <w:rPr>
                <w:rFonts w:hint="eastAsia"/>
              </w:rPr>
            </w:pPr>
            <w:r>
              <w:rPr>
                <w:sz w:val="16"/>
              </w:rPr>
              <w:t>Quick reference, checklists and asset register</w:t>
            </w:r>
          </w:p>
        </w:tc>
      </w:tr>
      <w:tr w:rsidR="004F7AE9" w14:paraId="713E757D" w14:textId="77777777">
        <w:trPr>
          <w:jc w:val="center"/>
        </w:trPr>
        <w:tc>
          <w:tcPr>
            <w:tcW w:w="4917" w:type="dxa"/>
            <w:shd w:val="clear" w:color="auto" w:fill="C9AC75"/>
            <w:tcMar>
              <w:top w:w="0" w:type="dxa"/>
              <w:left w:w="0" w:type="dxa"/>
              <w:bottom w:w="0" w:type="dxa"/>
              <w:right w:w="0" w:type="dxa"/>
            </w:tcMar>
          </w:tcPr>
          <w:p w14:paraId="43A79C0E" w14:textId="77777777" w:rsidR="004F7AE9" w:rsidRDefault="004F7AE9">
            <w:pPr>
              <w:rPr>
                <w:rFonts w:hint="eastAsia"/>
              </w:rPr>
            </w:pPr>
          </w:p>
        </w:tc>
        <w:tc>
          <w:tcPr>
            <w:tcW w:w="4917" w:type="dxa"/>
            <w:gridSpan w:val="2"/>
            <w:shd w:val="clear" w:color="auto" w:fill="F2F0EB"/>
            <w:tcMar>
              <w:top w:w="140" w:type="dxa"/>
              <w:left w:w="180" w:type="dxa"/>
              <w:bottom w:w="140" w:type="dxa"/>
              <w:right w:w="180" w:type="dxa"/>
            </w:tcMar>
          </w:tcPr>
          <w:p w14:paraId="101AA778" w14:textId="77777777" w:rsidR="004F7AE9" w:rsidRDefault="00EB3C86">
            <w:pPr>
              <w:rPr>
                <w:rFonts w:hint="eastAsia"/>
              </w:rPr>
            </w:pPr>
            <w:r>
              <w:rPr>
                <w:b/>
                <w:color w:val="C9AC75"/>
                <w:sz w:val="16"/>
              </w:rPr>
              <w:t>HOW TO USE THIS GUIDE</w:t>
            </w:r>
          </w:p>
          <w:p w14:paraId="69976D06" w14:textId="77777777" w:rsidR="004F7AE9" w:rsidRDefault="00EB3C86">
            <w:pPr>
              <w:rPr>
                <w:rFonts w:hint="eastAsia"/>
              </w:rPr>
            </w:pPr>
            <w:r>
              <w:t>Start with mandatory rules. Use recommended guidance when no approved rule exists. Escalate any exception that changes the logo, colour formula, claim, packaging compliance or master template.</w:t>
            </w:r>
          </w:p>
        </w:tc>
      </w:tr>
    </w:tbl>
    <w:p w14:paraId="042E3559" w14:textId="77777777" w:rsidR="004F7AE9" w:rsidRDefault="00EB3C86">
      <w:pPr>
        <w:pStyle w:val="Eyebrow"/>
        <w:rPr>
          <w:rFonts w:hint="eastAsia"/>
        </w:rPr>
      </w:pPr>
      <w:r>
        <w:t>CLARIQ BRAND SYSTEM</w:t>
      </w:r>
    </w:p>
    <w:p w14:paraId="7BC15166" w14:textId="77777777" w:rsidR="004F7AE9" w:rsidRDefault="00EB3C86">
      <w:pPr>
        <w:pStyle w:val="Heading1"/>
      </w:pPr>
      <w:r>
        <w:lastRenderedPageBreak/>
        <w:t>01  Brand foundation</w:t>
      </w:r>
    </w:p>
    <w:p w14:paraId="425CAD7E" w14:textId="77777777" w:rsidR="004F7AE9" w:rsidRDefault="00EB3C86">
      <w:pPr>
        <w:pStyle w:val="Lead"/>
        <w:rPr>
          <w:rFonts w:hint="eastAsia"/>
        </w:rPr>
      </w:pPr>
      <w:r>
        <w:t>Recommended strategic foundation, designed to match the supplied visual identity.</w:t>
      </w:r>
    </w:p>
    <w:p w14:paraId="787882ED" w14:textId="77777777" w:rsidR="004F7AE9" w:rsidRDefault="00EB3C86">
      <w:pPr>
        <w:pStyle w:val="Heading2"/>
      </w:pPr>
      <w:r>
        <w:t>Brand idea</w:t>
      </w:r>
    </w:p>
    <w:p w14:paraId="4243BB3A" w14:textId="77777777" w:rsidR="004F7AE9" w:rsidRDefault="00EB3C86">
      <w:pPr>
        <w:pStyle w:val="Title"/>
      </w:pPr>
      <w:r>
        <w:t>Clarity, made tangible.</w:t>
      </w:r>
    </w:p>
    <w:p w14:paraId="3B728719" w14:textId="77777777" w:rsidR="004F7AE9" w:rsidRDefault="00EB3C86">
      <w:pPr>
        <w:pStyle w:val="Lead"/>
        <w:rPr>
          <w:rFonts w:hint="eastAsia"/>
        </w:rPr>
      </w:pPr>
      <w:r>
        <w:t>Clariq turns complexity into confident, well-made solutions. The identity combines disciplined geometry, generous space and a restrained New Zealand-inspired premium palette.</w:t>
      </w:r>
    </w:p>
    <w:p w14:paraId="33B59A8E" w14:textId="77777777" w:rsidR="004F7AE9" w:rsidRDefault="00EB3C86">
      <w:pPr>
        <w:pStyle w:val="Heading2"/>
      </w:pPr>
      <w:r>
        <w:t>Positioning statement</w:t>
      </w:r>
    </w:p>
    <w:tbl>
      <w:tblPr>
        <w:tblW w:w="0" w:type="auto"/>
        <w:jc w:val="center"/>
        <w:tblLayout w:type="fixed"/>
        <w:tblLook w:val="04A0" w:firstRow="1" w:lastRow="0" w:firstColumn="1" w:lastColumn="0" w:noHBand="0" w:noVBand="1"/>
      </w:tblPr>
      <w:tblGrid>
        <w:gridCol w:w="4917"/>
        <w:gridCol w:w="4917"/>
      </w:tblGrid>
      <w:tr w:rsidR="004F7AE9" w14:paraId="4389ED3F" w14:textId="77777777">
        <w:trPr>
          <w:jc w:val="center"/>
        </w:trPr>
        <w:tc>
          <w:tcPr>
            <w:tcW w:w="4917" w:type="dxa"/>
            <w:shd w:val="clear" w:color="auto" w:fill="C9AC75"/>
            <w:tcMar>
              <w:top w:w="0" w:type="dxa"/>
              <w:left w:w="0" w:type="dxa"/>
              <w:bottom w:w="0" w:type="dxa"/>
              <w:right w:w="0" w:type="dxa"/>
            </w:tcMar>
          </w:tcPr>
          <w:p w14:paraId="58F71692"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1A29C8D7" w14:textId="77777777" w:rsidR="004F7AE9" w:rsidRDefault="00EB3C86">
            <w:pPr>
              <w:rPr>
                <w:rFonts w:hint="eastAsia"/>
              </w:rPr>
            </w:pPr>
            <w:r>
              <w:rPr>
                <w:b/>
                <w:color w:val="C9AC75"/>
                <w:sz w:val="16"/>
              </w:rPr>
              <w:t>RECOMMENDED</w:t>
            </w:r>
          </w:p>
          <w:p w14:paraId="500AA5DD" w14:textId="77777777" w:rsidR="004F7AE9" w:rsidRDefault="00EB3C86">
            <w:pPr>
              <w:rPr>
                <w:rFonts w:hint="eastAsia"/>
              </w:rPr>
            </w:pPr>
            <w:r>
              <w:t>For people and organisations that value certainty, quality and practical progress, Clariq is the New Zealand brand that makes complex choices clear through thoughtful design, dependable products and transparent communication.</w:t>
            </w:r>
          </w:p>
        </w:tc>
      </w:tr>
    </w:tbl>
    <w:p w14:paraId="1D5F5B30" w14:textId="77777777" w:rsidR="004F7AE9" w:rsidRDefault="00EB3C86">
      <w:pPr>
        <w:pStyle w:val="Heading2"/>
      </w:pPr>
      <w:r>
        <w:t>Purpose, promise and principles</w:t>
      </w:r>
    </w:p>
    <w:tbl>
      <w:tblPr>
        <w:tblW w:w="0" w:type="auto"/>
        <w:jc w:val="center"/>
        <w:tblLayout w:type="fixed"/>
        <w:tblLook w:val="04A0" w:firstRow="1" w:lastRow="0" w:firstColumn="1" w:lastColumn="0" w:noHBand="0" w:noVBand="1"/>
      </w:tblPr>
      <w:tblGrid>
        <w:gridCol w:w="3278"/>
        <w:gridCol w:w="3278"/>
        <w:gridCol w:w="4536"/>
      </w:tblGrid>
      <w:tr w:rsidR="004F7AE9" w14:paraId="4CF7875B" w14:textId="77777777">
        <w:trPr>
          <w:tblHeader/>
          <w:jc w:val="center"/>
        </w:trPr>
        <w:tc>
          <w:tcPr>
            <w:tcW w:w="3278" w:type="dxa"/>
            <w:shd w:val="clear" w:color="auto" w:fill="1D1D1B"/>
            <w:tcMar>
              <w:top w:w="120" w:type="dxa"/>
              <w:left w:w="130" w:type="dxa"/>
              <w:bottom w:w="120" w:type="dxa"/>
              <w:right w:w="130" w:type="dxa"/>
            </w:tcMar>
            <w:vAlign w:val="center"/>
          </w:tcPr>
          <w:p w14:paraId="6E39F6FC" w14:textId="77777777" w:rsidR="004F7AE9" w:rsidRDefault="00EB3C86">
            <w:pPr>
              <w:rPr>
                <w:rFonts w:hint="eastAsia"/>
              </w:rPr>
            </w:pPr>
            <w:r>
              <w:rPr>
                <w:b/>
                <w:color w:val="FAF9F6"/>
                <w:sz w:val="15"/>
              </w:rPr>
              <w:t>ELEMENT</w:t>
            </w:r>
          </w:p>
        </w:tc>
        <w:tc>
          <w:tcPr>
            <w:tcW w:w="3278" w:type="dxa"/>
            <w:shd w:val="clear" w:color="auto" w:fill="1D1D1B"/>
            <w:tcMar>
              <w:top w:w="120" w:type="dxa"/>
              <w:left w:w="130" w:type="dxa"/>
              <w:bottom w:w="120" w:type="dxa"/>
              <w:right w:w="130" w:type="dxa"/>
            </w:tcMar>
            <w:vAlign w:val="center"/>
          </w:tcPr>
          <w:p w14:paraId="40C50461" w14:textId="77777777" w:rsidR="004F7AE9" w:rsidRDefault="00EB3C86">
            <w:pPr>
              <w:rPr>
                <w:rFonts w:hint="eastAsia"/>
              </w:rPr>
            </w:pPr>
            <w:r>
              <w:rPr>
                <w:b/>
                <w:color w:val="FAF9F6"/>
                <w:sz w:val="15"/>
              </w:rPr>
              <w:t>RECOMMENDED STATEMENT</w:t>
            </w:r>
          </w:p>
        </w:tc>
        <w:tc>
          <w:tcPr>
            <w:tcW w:w="3278" w:type="dxa"/>
            <w:shd w:val="clear" w:color="auto" w:fill="1D1D1B"/>
            <w:tcMar>
              <w:top w:w="120" w:type="dxa"/>
              <w:left w:w="130" w:type="dxa"/>
              <w:bottom w:w="120" w:type="dxa"/>
              <w:right w:w="130" w:type="dxa"/>
            </w:tcMar>
            <w:vAlign w:val="center"/>
          </w:tcPr>
          <w:p w14:paraId="6145C731" w14:textId="77777777" w:rsidR="004F7AE9" w:rsidRDefault="00EB3C86">
            <w:pPr>
              <w:rPr>
                <w:rFonts w:hint="eastAsia"/>
              </w:rPr>
            </w:pPr>
            <w:r>
              <w:rPr>
                <w:b/>
                <w:color w:val="FAF9F6"/>
                <w:sz w:val="15"/>
              </w:rPr>
              <w:t>WHAT IT MEANS IN PRACTICE</w:t>
            </w:r>
          </w:p>
        </w:tc>
      </w:tr>
      <w:tr w:rsidR="004F7AE9" w14:paraId="03DF5A5C" w14:textId="77777777">
        <w:trPr>
          <w:jc w:val="center"/>
        </w:trPr>
        <w:tc>
          <w:tcPr>
            <w:tcW w:w="17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F107EC1" w14:textId="77777777" w:rsidR="004F7AE9" w:rsidRDefault="00EB3C86">
            <w:pPr>
              <w:spacing w:after="0"/>
              <w:rPr>
                <w:rFonts w:hint="eastAsia"/>
              </w:rPr>
            </w:pPr>
            <w:r>
              <w:rPr>
                <w:sz w:val="16"/>
              </w:rPr>
              <w:t>Purpose</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6DBA401" w14:textId="77777777" w:rsidR="004F7AE9" w:rsidRDefault="00EB3C86">
            <w:pPr>
              <w:spacing w:after="0"/>
              <w:rPr>
                <w:rFonts w:hint="eastAsia"/>
              </w:rPr>
            </w:pPr>
            <w:r>
              <w:rPr>
                <w:sz w:val="16"/>
              </w:rPr>
              <w:t>Make complexity easier to understand and act on.</w:t>
            </w:r>
          </w:p>
        </w:tc>
        <w:tc>
          <w:tcPr>
            <w:tcW w:w="453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32F97CC" w14:textId="77777777" w:rsidR="004F7AE9" w:rsidRDefault="00EB3C86">
            <w:pPr>
              <w:spacing w:after="0"/>
              <w:rPr>
                <w:rFonts w:hint="eastAsia"/>
              </w:rPr>
            </w:pPr>
            <w:r>
              <w:rPr>
                <w:sz w:val="16"/>
              </w:rPr>
              <w:t>Organise information; remove friction; explain the “why”.</w:t>
            </w:r>
          </w:p>
        </w:tc>
      </w:tr>
      <w:tr w:rsidR="004F7AE9" w14:paraId="7A5B8522" w14:textId="77777777">
        <w:trPr>
          <w:jc w:val="center"/>
        </w:trPr>
        <w:tc>
          <w:tcPr>
            <w:tcW w:w="172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A9A289B" w14:textId="77777777" w:rsidR="004F7AE9" w:rsidRDefault="00EB3C86">
            <w:pPr>
              <w:spacing w:after="0"/>
              <w:rPr>
                <w:rFonts w:hint="eastAsia"/>
              </w:rPr>
            </w:pPr>
            <w:r>
              <w:rPr>
                <w:sz w:val="16"/>
              </w:rPr>
              <w:t>Promise</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7148A16" w14:textId="77777777" w:rsidR="004F7AE9" w:rsidRDefault="00EB3C86">
            <w:pPr>
              <w:spacing w:after="0"/>
              <w:rPr>
                <w:rFonts w:hint="eastAsia"/>
              </w:rPr>
            </w:pPr>
            <w:r>
              <w:rPr>
                <w:sz w:val="16"/>
              </w:rPr>
              <w:t>Clear thinking. Considered making. Dependable outcomes.</w:t>
            </w:r>
          </w:p>
        </w:tc>
        <w:tc>
          <w:tcPr>
            <w:tcW w:w="453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A026EA4" w14:textId="77777777" w:rsidR="004F7AE9" w:rsidRDefault="00EB3C86">
            <w:pPr>
              <w:spacing w:after="0"/>
              <w:rPr>
                <w:rFonts w:hint="eastAsia"/>
              </w:rPr>
            </w:pPr>
            <w:r>
              <w:rPr>
                <w:sz w:val="16"/>
              </w:rPr>
              <w:t>Be precise, useful and consistent at every touchpoint.</w:t>
            </w:r>
          </w:p>
        </w:tc>
      </w:tr>
      <w:tr w:rsidR="004F7AE9" w14:paraId="1B8B1A41" w14:textId="77777777">
        <w:trPr>
          <w:jc w:val="center"/>
        </w:trPr>
        <w:tc>
          <w:tcPr>
            <w:tcW w:w="17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40F5759" w14:textId="77777777" w:rsidR="004F7AE9" w:rsidRDefault="00EB3C86">
            <w:pPr>
              <w:spacing w:after="0"/>
              <w:rPr>
                <w:rFonts w:hint="eastAsia"/>
              </w:rPr>
            </w:pPr>
            <w:r>
              <w:rPr>
                <w:sz w:val="16"/>
              </w:rPr>
              <w:t>Principle 1</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B96BDAE" w14:textId="77777777" w:rsidR="004F7AE9" w:rsidRDefault="00EB3C86">
            <w:pPr>
              <w:spacing w:after="0"/>
              <w:rPr>
                <w:rFonts w:hint="eastAsia"/>
              </w:rPr>
            </w:pPr>
            <w:r>
              <w:rPr>
                <w:sz w:val="16"/>
              </w:rPr>
              <w:t>Clarity first.</w:t>
            </w:r>
          </w:p>
        </w:tc>
        <w:tc>
          <w:tcPr>
            <w:tcW w:w="453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0F7BFEF" w14:textId="77777777" w:rsidR="004F7AE9" w:rsidRDefault="00EB3C86">
            <w:pPr>
              <w:spacing w:after="0"/>
              <w:rPr>
                <w:rFonts w:hint="eastAsia"/>
              </w:rPr>
            </w:pPr>
            <w:r>
              <w:rPr>
                <w:sz w:val="16"/>
              </w:rPr>
              <w:t>Lead with the answer; use plain language and clean hierarchy.</w:t>
            </w:r>
          </w:p>
        </w:tc>
      </w:tr>
      <w:tr w:rsidR="004F7AE9" w14:paraId="6327327A" w14:textId="77777777">
        <w:trPr>
          <w:jc w:val="center"/>
        </w:trPr>
        <w:tc>
          <w:tcPr>
            <w:tcW w:w="172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27AEEB4" w14:textId="77777777" w:rsidR="004F7AE9" w:rsidRDefault="00EB3C86">
            <w:pPr>
              <w:spacing w:after="0"/>
              <w:rPr>
                <w:rFonts w:hint="eastAsia"/>
              </w:rPr>
            </w:pPr>
            <w:r>
              <w:rPr>
                <w:sz w:val="16"/>
              </w:rPr>
              <w:t>Principle 2</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12446FC" w14:textId="77777777" w:rsidR="004F7AE9" w:rsidRDefault="00EB3C86">
            <w:pPr>
              <w:spacing w:after="0"/>
              <w:rPr>
                <w:rFonts w:hint="eastAsia"/>
              </w:rPr>
            </w:pPr>
            <w:r>
              <w:rPr>
                <w:sz w:val="16"/>
              </w:rPr>
              <w:t>Make it matter.</w:t>
            </w:r>
          </w:p>
        </w:tc>
        <w:tc>
          <w:tcPr>
            <w:tcW w:w="453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7C3F1FC" w14:textId="77777777" w:rsidR="004F7AE9" w:rsidRDefault="00EB3C86">
            <w:pPr>
              <w:spacing w:after="0"/>
              <w:rPr>
                <w:rFonts w:hint="eastAsia"/>
              </w:rPr>
            </w:pPr>
            <w:r>
              <w:rPr>
                <w:sz w:val="16"/>
              </w:rPr>
              <w:t>Prioritise function, durability and relevance.</w:t>
            </w:r>
          </w:p>
        </w:tc>
      </w:tr>
      <w:tr w:rsidR="004F7AE9" w14:paraId="5FB84923" w14:textId="77777777">
        <w:trPr>
          <w:jc w:val="center"/>
        </w:trPr>
        <w:tc>
          <w:tcPr>
            <w:tcW w:w="17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1C86721" w14:textId="77777777" w:rsidR="004F7AE9" w:rsidRDefault="00EB3C86">
            <w:pPr>
              <w:spacing w:after="0"/>
              <w:rPr>
                <w:rFonts w:hint="eastAsia"/>
              </w:rPr>
            </w:pPr>
            <w:r>
              <w:rPr>
                <w:sz w:val="16"/>
              </w:rPr>
              <w:t>Principle 3</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0296403" w14:textId="77777777" w:rsidR="004F7AE9" w:rsidRDefault="00EB3C86">
            <w:pPr>
              <w:spacing w:after="0"/>
              <w:rPr>
                <w:rFonts w:hint="eastAsia"/>
              </w:rPr>
            </w:pPr>
            <w:r>
              <w:rPr>
                <w:sz w:val="16"/>
              </w:rPr>
              <w:t>Proof over noise.</w:t>
            </w:r>
          </w:p>
        </w:tc>
        <w:tc>
          <w:tcPr>
            <w:tcW w:w="453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EEE86DB" w14:textId="77777777" w:rsidR="004F7AE9" w:rsidRDefault="00EB3C86">
            <w:pPr>
              <w:spacing w:after="0"/>
              <w:rPr>
                <w:rFonts w:hint="eastAsia"/>
              </w:rPr>
            </w:pPr>
            <w:r>
              <w:rPr>
                <w:sz w:val="16"/>
              </w:rPr>
              <w:t>Use evidence and specifics; avoid hype.</w:t>
            </w:r>
          </w:p>
        </w:tc>
      </w:tr>
      <w:tr w:rsidR="004F7AE9" w14:paraId="4336C5E6" w14:textId="77777777">
        <w:trPr>
          <w:jc w:val="center"/>
        </w:trPr>
        <w:tc>
          <w:tcPr>
            <w:tcW w:w="172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BDAABCA" w14:textId="77777777" w:rsidR="004F7AE9" w:rsidRDefault="00EB3C86">
            <w:pPr>
              <w:spacing w:after="0"/>
              <w:rPr>
                <w:rFonts w:hint="eastAsia"/>
              </w:rPr>
            </w:pPr>
            <w:r>
              <w:rPr>
                <w:sz w:val="16"/>
              </w:rPr>
              <w:t>Principle 4</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EFD49AF" w14:textId="77777777" w:rsidR="004F7AE9" w:rsidRDefault="00EB3C86">
            <w:pPr>
              <w:spacing w:after="0"/>
              <w:rPr>
                <w:rFonts w:hint="eastAsia"/>
              </w:rPr>
            </w:pPr>
            <w:r>
              <w:rPr>
                <w:sz w:val="16"/>
              </w:rPr>
              <w:t>New Zealand grounded.</w:t>
            </w:r>
          </w:p>
        </w:tc>
        <w:tc>
          <w:tcPr>
            <w:tcW w:w="453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600AE97" w14:textId="77777777" w:rsidR="004F7AE9" w:rsidRDefault="00EB3C86">
            <w:pPr>
              <w:spacing w:after="0"/>
              <w:rPr>
                <w:rFonts w:hint="eastAsia"/>
              </w:rPr>
            </w:pPr>
            <w:r>
              <w:rPr>
                <w:sz w:val="16"/>
              </w:rPr>
              <w:t>Express provenance with restraint and only where substantiated.</w:t>
            </w:r>
          </w:p>
        </w:tc>
      </w:tr>
    </w:tbl>
    <w:p w14:paraId="2752E9BD" w14:textId="77777777" w:rsidR="004F7AE9" w:rsidRDefault="00EB3C86">
      <w:pPr>
        <w:pStyle w:val="Heading2"/>
      </w:pPr>
      <w:r>
        <w:t>Personality</w:t>
      </w:r>
    </w:p>
    <w:tbl>
      <w:tblPr>
        <w:tblW w:w="0" w:type="auto"/>
        <w:jc w:val="center"/>
        <w:tblLayout w:type="fixed"/>
        <w:tblLook w:val="04A0" w:firstRow="1" w:lastRow="0" w:firstColumn="1" w:lastColumn="0" w:noHBand="0" w:noVBand="1"/>
      </w:tblPr>
      <w:tblGrid>
        <w:gridCol w:w="4917"/>
        <w:gridCol w:w="4917"/>
      </w:tblGrid>
      <w:tr w:rsidR="004F7AE9" w14:paraId="74204371" w14:textId="77777777">
        <w:trPr>
          <w:tblHeader/>
          <w:jc w:val="center"/>
        </w:trPr>
        <w:tc>
          <w:tcPr>
            <w:tcW w:w="4917" w:type="dxa"/>
            <w:shd w:val="clear" w:color="auto" w:fill="1D1D1B"/>
            <w:tcMar>
              <w:top w:w="120" w:type="dxa"/>
              <w:left w:w="130" w:type="dxa"/>
              <w:bottom w:w="120" w:type="dxa"/>
              <w:right w:w="130" w:type="dxa"/>
            </w:tcMar>
            <w:vAlign w:val="center"/>
          </w:tcPr>
          <w:p w14:paraId="32DDC1B1" w14:textId="77777777" w:rsidR="004F7AE9" w:rsidRDefault="00EB3C86">
            <w:pPr>
              <w:rPr>
                <w:rFonts w:hint="eastAsia"/>
              </w:rPr>
            </w:pPr>
            <w:r>
              <w:rPr>
                <w:b/>
                <w:color w:val="FAF9F6"/>
                <w:sz w:val="15"/>
              </w:rPr>
              <w:t>WE ARE</w:t>
            </w:r>
          </w:p>
        </w:tc>
        <w:tc>
          <w:tcPr>
            <w:tcW w:w="4917" w:type="dxa"/>
            <w:shd w:val="clear" w:color="auto" w:fill="1D1D1B"/>
            <w:tcMar>
              <w:top w:w="120" w:type="dxa"/>
              <w:left w:w="130" w:type="dxa"/>
              <w:bottom w:w="120" w:type="dxa"/>
              <w:right w:w="130" w:type="dxa"/>
            </w:tcMar>
            <w:vAlign w:val="center"/>
          </w:tcPr>
          <w:p w14:paraId="005C6877" w14:textId="77777777" w:rsidR="004F7AE9" w:rsidRDefault="00EB3C86">
            <w:pPr>
              <w:rPr>
                <w:rFonts w:hint="eastAsia"/>
              </w:rPr>
            </w:pPr>
            <w:r>
              <w:rPr>
                <w:b/>
                <w:color w:val="FAF9F6"/>
                <w:sz w:val="15"/>
              </w:rPr>
              <w:t>WE ARE NOT</w:t>
            </w:r>
          </w:p>
        </w:tc>
      </w:tr>
      <w:tr w:rsidR="004F7AE9" w14:paraId="15728A4A"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4C83852" w14:textId="77777777" w:rsidR="004F7AE9" w:rsidRDefault="00EB3C86">
            <w:pPr>
              <w:spacing w:after="0"/>
              <w:rPr>
                <w:rFonts w:hint="eastAsia"/>
              </w:rPr>
            </w:pPr>
            <w:r>
              <w:rPr>
                <w:sz w:val="16"/>
              </w:rPr>
              <w:t>Clear, assured and useful</w:t>
            </w:r>
          </w:p>
        </w:tc>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02563CD" w14:textId="77777777" w:rsidR="004F7AE9" w:rsidRDefault="00EB3C86">
            <w:pPr>
              <w:spacing w:after="0"/>
              <w:rPr>
                <w:rFonts w:hint="eastAsia"/>
              </w:rPr>
            </w:pPr>
            <w:r>
              <w:rPr>
                <w:sz w:val="16"/>
              </w:rPr>
              <w:t>Vague, loud or overcomplicated</w:t>
            </w:r>
          </w:p>
        </w:tc>
      </w:tr>
      <w:tr w:rsidR="004F7AE9" w14:paraId="54807CCC"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62FF20D" w14:textId="77777777" w:rsidR="004F7AE9" w:rsidRDefault="00EB3C86">
            <w:pPr>
              <w:spacing w:after="0"/>
              <w:rPr>
                <w:rFonts w:hint="eastAsia"/>
              </w:rPr>
            </w:pPr>
            <w:r>
              <w:rPr>
                <w:sz w:val="16"/>
              </w:rPr>
              <w:t>Modern and precise</w:t>
            </w:r>
          </w:p>
        </w:tc>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865CD44" w14:textId="77777777" w:rsidR="004F7AE9" w:rsidRDefault="00EB3C86">
            <w:pPr>
              <w:spacing w:after="0"/>
              <w:rPr>
                <w:rFonts w:hint="eastAsia"/>
              </w:rPr>
            </w:pPr>
            <w:r>
              <w:rPr>
                <w:sz w:val="16"/>
              </w:rPr>
              <w:t>Cold, clinical or robotic</w:t>
            </w:r>
          </w:p>
        </w:tc>
      </w:tr>
      <w:tr w:rsidR="004F7AE9" w14:paraId="2A313311"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04088CE" w14:textId="77777777" w:rsidR="004F7AE9" w:rsidRDefault="00EB3C86">
            <w:pPr>
              <w:spacing w:after="0"/>
              <w:rPr>
                <w:rFonts w:hint="eastAsia"/>
              </w:rPr>
            </w:pPr>
            <w:r>
              <w:rPr>
                <w:sz w:val="16"/>
              </w:rPr>
              <w:t>Premium through restraint</w:t>
            </w:r>
          </w:p>
        </w:tc>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6CD39DA" w14:textId="77777777" w:rsidR="004F7AE9" w:rsidRDefault="00EB3C86">
            <w:pPr>
              <w:spacing w:after="0"/>
              <w:rPr>
                <w:rFonts w:hint="eastAsia"/>
              </w:rPr>
            </w:pPr>
            <w:r>
              <w:rPr>
                <w:sz w:val="16"/>
              </w:rPr>
              <w:t>Decorative for decoration’s sake</w:t>
            </w:r>
          </w:p>
        </w:tc>
      </w:tr>
      <w:tr w:rsidR="004F7AE9" w14:paraId="2D2C42EC"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C80E8F8" w14:textId="77777777" w:rsidR="004F7AE9" w:rsidRDefault="00EB3C86">
            <w:pPr>
              <w:spacing w:after="0"/>
              <w:rPr>
                <w:rFonts w:hint="eastAsia"/>
              </w:rPr>
            </w:pPr>
            <w:r>
              <w:rPr>
                <w:sz w:val="16"/>
              </w:rPr>
              <w:t>Grounded and transparent</w:t>
            </w:r>
          </w:p>
        </w:tc>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8764B1C" w14:textId="77777777" w:rsidR="004F7AE9" w:rsidRDefault="00EB3C86">
            <w:pPr>
              <w:spacing w:after="0"/>
              <w:rPr>
                <w:rFonts w:hint="eastAsia"/>
              </w:rPr>
            </w:pPr>
            <w:r>
              <w:rPr>
                <w:sz w:val="16"/>
              </w:rPr>
              <w:t>Boastful or unsubstantiated</w:t>
            </w:r>
          </w:p>
        </w:tc>
      </w:tr>
      <w:tr w:rsidR="004F7AE9" w14:paraId="65EC34C2"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61011BB" w14:textId="77777777" w:rsidR="004F7AE9" w:rsidRDefault="00EB3C86">
            <w:pPr>
              <w:spacing w:after="0"/>
              <w:rPr>
                <w:rFonts w:hint="eastAsia"/>
              </w:rPr>
            </w:pPr>
            <w:r>
              <w:rPr>
                <w:sz w:val="16"/>
              </w:rPr>
              <w:lastRenderedPageBreak/>
              <w:t>Warmly professional</w:t>
            </w:r>
          </w:p>
        </w:tc>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184FD0B" w14:textId="77777777" w:rsidR="004F7AE9" w:rsidRDefault="00EB3C86">
            <w:pPr>
              <w:spacing w:after="0"/>
              <w:rPr>
                <w:rFonts w:hint="eastAsia"/>
              </w:rPr>
            </w:pPr>
            <w:r>
              <w:rPr>
                <w:sz w:val="16"/>
              </w:rPr>
              <w:t>Casual to the point of careless</w:t>
            </w:r>
          </w:p>
        </w:tc>
      </w:tr>
    </w:tbl>
    <w:p w14:paraId="31B0E54C" w14:textId="77777777" w:rsidR="004F7AE9" w:rsidRDefault="00EB3C86">
      <w:pPr>
        <w:pStyle w:val="Eyebrow"/>
        <w:rPr>
          <w:rFonts w:hint="eastAsia"/>
        </w:rPr>
      </w:pPr>
      <w:r>
        <w:t>CLARIQ BRAND SYSTEM</w:t>
      </w:r>
    </w:p>
    <w:p w14:paraId="6A596C59" w14:textId="77777777" w:rsidR="004F7AE9" w:rsidRDefault="00EB3C86">
      <w:pPr>
        <w:pStyle w:val="Heading1"/>
      </w:pPr>
      <w:r>
        <w:lastRenderedPageBreak/>
        <w:t>02  Logo system</w:t>
      </w:r>
    </w:p>
    <w:p w14:paraId="039E8713" w14:textId="77777777" w:rsidR="004F7AE9" w:rsidRDefault="00EB3C86">
      <w:pPr>
        <w:pStyle w:val="Lead"/>
        <w:rPr>
          <w:rFonts w:hint="eastAsia"/>
        </w:rPr>
      </w:pPr>
      <w:r>
        <w:t>A modular mark built for recognition, flexibility and controlled contrast.</w:t>
      </w:r>
    </w:p>
    <w:p w14:paraId="73B0973A" w14:textId="2BDF7B3D" w:rsidR="004F7AE9" w:rsidRDefault="008421B6">
      <w:pPr>
        <w:jc w:val="center"/>
        <w:rPr>
          <w:rFonts w:hint="eastAsia"/>
        </w:rPr>
      </w:pPr>
      <w:r>
        <w:rPr>
          <w:noProof/>
        </w:rPr>
        <w:drawing>
          <wp:inline distT="0" distB="0" distL="0" distR="0" wp14:anchorId="693C2680" wp14:editId="439DE6F9">
            <wp:extent cx="6080760" cy="1707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0 0 0 60 Off Black.png"/>
                    <pic:cNvPicPr/>
                  </pic:nvPicPr>
                  <pic:blipFill>
                    <a:blip r:embed="rId9"/>
                    <a:stretch>
                      <a:fillRect/>
                    </a:stretch>
                  </pic:blipFill>
                  <pic:spPr>
                    <a:xfrm>
                      <a:off x="0" y="0"/>
                      <a:ext cx="6080760" cy="1707245"/>
                    </a:xfrm>
                    <a:prstGeom prst="rect">
                      <a:avLst/>
                    </a:prstGeom>
                  </pic:spPr>
                </pic:pic>
              </a:graphicData>
            </a:graphic>
          </wp:inline>
        </w:drawing>
      </w:r>
      <w:r w:rsidR="00EB3C86">
        <w:rPr>
          <w:noProof/>
        </w:rPr>
        <w:drawing>
          <wp:inline distT="0" distB="0" distL="0" distR="0" wp14:anchorId="002223BE" wp14:editId="38C1D8DC">
            <wp:extent cx="6080760" cy="1707245"/>
            <wp:effectExtent l="0" t="0" r="0" b="0"/>
            <wp:docPr id="810491106" name="Picture 81049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0 0 0 60 Off Black.png"/>
                    <pic:cNvPicPr/>
                  </pic:nvPicPr>
                  <pic:blipFill>
                    <a:blip r:embed="rId9"/>
                    <a:stretch>
                      <a:fillRect/>
                    </a:stretch>
                  </pic:blipFill>
                  <pic:spPr>
                    <a:xfrm>
                      <a:off x="0" y="0"/>
                      <a:ext cx="6080760" cy="1707245"/>
                    </a:xfrm>
                    <a:prstGeom prst="rect">
                      <a:avLst/>
                    </a:prstGeom>
                  </pic:spPr>
                </pic:pic>
              </a:graphicData>
            </a:graphic>
          </wp:inline>
        </w:drawing>
      </w:r>
    </w:p>
    <w:p w14:paraId="58A6762B" w14:textId="77777777" w:rsidR="004F7AE9" w:rsidRDefault="00EB3C86">
      <w:pPr>
        <w:pStyle w:val="Caption"/>
        <w:jc w:val="center"/>
        <w:rPr>
          <w:rFonts w:hint="eastAsia"/>
        </w:rPr>
      </w:pPr>
      <w:r>
        <w:t>Primary horizontal lock-up: recommended default on light backgrounds.</w:t>
      </w:r>
    </w:p>
    <w:p w14:paraId="05103142" w14:textId="77777777" w:rsidR="004F7AE9" w:rsidRDefault="00EB3C86">
      <w:pPr>
        <w:pStyle w:val="Heading2"/>
      </w:pPr>
      <w:r>
        <w:t>Logo components</w:t>
      </w:r>
    </w:p>
    <w:p w14:paraId="593E5817" w14:textId="77777777" w:rsidR="004F7AE9" w:rsidRDefault="00EB3C86">
      <w:pPr>
        <w:rPr>
          <w:rFonts w:hint="eastAsia"/>
        </w:rPr>
      </w:pPr>
      <w:r>
        <w:t>The system comprises the geometric Clariq symbol, the CLARIQ wordmark, horizontal lock-ups, symbol-only web icons, reverse variants and dedicated NZ Made devices. Use supplied artwork only. Do not redraw or rebuild the mark.</w:t>
      </w:r>
    </w:p>
    <w:p w14:paraId="47C63D27" w14:textId="77777777" w:rsidR="004F7AE9" w:rsidRDefault="00EB3C86">
      <w:pPr>
        <w:pStyle w:val="Heading2"/>
      </w:pPr>
      <w:r>
        <w:t>Hierarchy of use</w:t>
      </w:r>
    </w:p>
    <w:tbl>
      <w:tblPr>
        <w:tblW w:w="0" w:type="auto"/>
        <w:jc w:val="center"/>
        <w:tblLayout w:type="fixed"/>
        <w:tblLook w:val="04A0" w:firstRow="1" w:lastRow="0" w:firstColumn="1" w:lastColumn="0" w:noHBand="0" w:noVBand="1"/>
      </w:tblPr>
      <w:tblGrid>
        <w:gridCol w:w="3278"/>
        <w:gridCol w:w="3278"/>
        <w:gridCol w:w="5904"/>
      </w:tblGrid>
      <w:tr w:rsidR="004F7AE9" w14:paraId="5ED304FB" w14:textId="77777777">
        <w:trPr>
          <w:tblHeader/>
          <w:jc w:val="center"/>
        </w:trPr>
        <w:tc>
          <w:tcPr>
            <w:tcW w:w="3278" w:type="dxa"/>
            <w:shd w:val="clear" w:color="auto" w:fill="1D1D1B"/>
            <w:tcMar>
              <w:top w:w="120" w:type="dxa"/>
              <w:left w:w="130" w:type="dxa"/>
              <w:bottom w:w="120" w:type="dxa"/>
              <w:right w:w="130" w:type="dxa"/>
            </w:tcMar>
            <w:vAlign w:val="center"/>
          </w:tcPr>
          <w:p w14:paraId="1B24CFFF" w14:textId="77777777" w:rsidR="004F7AE9" w:rsidRDefault="00EB3C86">
            <w:pPr>
              <w:rPr>
                <w:rFonts w:hint="eastAsia"/>
              </w:rPr>
            </w:pPr>
            <w:r>
              <w:rPr>
                <w:b/>
                <w:color w:val="FAF9F6"/>
                <w:sz w:val="15"/>
              </w:rPr>
              <w:t>PRIORITY</w:t>
            </w:r>
          </w:p>
        </w:tc>
        <w:tc>
          <w:tcPr>
            <w:tcW w:w="3278" w:type="dxa"/>
            <w:shd w:val="clear" w:color="auto" w:fill="1D1D1B"/>
            <w:tcMar>
              <w:top w:w="120" w:type="dxa"/>
              <w:left w:w="130" w:type="dxa"/>
              <w:bottom w:w="120" w:type="dxa"/>
              <w:right w:w="130" w:type="dxa"/>
            </w:tcMar>
            <w:vAlign w:val="center"/>
          </w:tcPr>
          <w:p w14:paraId="6E4C2068" w14:textId="77777777" w:rsidR="004F7AE9" w:rsidRDefault="00EB3C86">
            <w:pPr>
              <w:rPr>
                <w:rFonts w:hint="eastAsia"/>
              </w:rPr>
            </w:pPr>
            <w:r>
              <w:rPr>
                <w:b/>
                <w:color w:val="FAF9F6"/>
                <w:sz w:val="15"/>
              </w:rPr>
              <w:t>ASSET</w:t>
            </w:r>
          </w:p>
        </w:tc>
        <w:tc>
          <w:tcPr>
            <w:tcW w:w="3278" w:type="dxa"/>
            <w:shd w:val="clear" w:color="auto" w:fill="1D1D1B"/>
            <w:tcMar>
              <w:top w:w="120" w:type="dxa"/>
              <w:left w:w="130" w:type="dxa"/>
              <w:bottom w:w="120" w:type="dxa"/>
              <w:right w:w="130" w:type="dxa"/>
            </w:tcMar>
            <w:vAlign w:val="center"/>
          </w:tcPr>
          <w:p w14:paraId="79842D83" w14:textId="77777777" w:rsidR="004F7AE9" w:rsidRDefault="00EB3C86">
            <w:pPr>
              <w:rPr>
                <w:rFonts w:hint="eastAsia"/>
              </w:rPr>
            </w:pPr>
            <w:r>
              <w:rPr>
                <w:b/>
                <w:color w:val="FAF9F6"/>
                <w:sz w:val="15"/>
              </w:rPr>
              <w:t>USE</w:t>
            </w:r>
          </w:p>
        </w:tc>
      </w:tr>
      <w:tr w:rsidR="004F7AE9" w14:paraId="3D1975D1"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072FDE7" w14:textId="77777777" w:rsidR="004F7AE9" w:rsidRDefault="00EB3C86">
            <w:pPr>
              <w:spacing w:after="0"/>
              <w:rPr>
                <w:rFonts w:hint="eastAsia"/>
              </w:rPr>
            </w:pPr>
            <w:r>
              <w:rPr>
                <w:sz w:val="16"/>
              </w:rPr>
              <w:t>1</w:t>
            </w:r>
          </w:p>
        </w:tc>
        <w:tc>
          <w:tcPr>
            <w:tcW w:w="23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6837643" w14:textId="77777777" w:rsidR="004F7AE9" w:rsidRDefault="00EB3C86">
            <w:pPr>
              <w:spacing w:after="0"/>
              <w:rPr>
                <w:rFonts w:hint="eastAsia"/>
              </w:rPr>
            </w:pPr>
            <w:r>
              <w:rPr>
                <w:sz w:val="16"/>
              </w:rPr>
              <w:t>Horizontal lock-up</w:t>
            </w:r>
          </w:p>
        </w:tc>
        <w:tc>
          <w:tcPr>
            <w:tcW w:w="59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C5CBF08" w14:textId="77777777" w:rsidR="004F7AE9" w:rsidRDefault="00EB3C86">
            <w:pPr>
              <w:spacing w:after="0"/>
              <w:rPr>
                <w:rFonts w:hint="eastAsia"/>
              </w:rPr>
            </w:pPr>
            <w:r>
              <w:rPr>
                <w:sz w:val="16"/>
              </w:rPr>
              <w:t>Primary brand identification: documents, web headers, signage and communications.</w:t>
            </w:r>
          </w:p>
        </w:tc>
      </w:tr>
      <w:tr w:rsidR="004F7AE9" w14:paraId="16528786"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4C99996" w14:textId="77777777" w:rsidR="004F7AE9" w:rsidRDefault="00EB3C86">
            <w:pPr>
              <w:spacing w:after="0"/>
              <w:rPr>
                <w:rFonts w:hint="eastAsia"/>
              </w:rPr>
            </w:pPr>
            <w:r>
              <w:rPr>
                <w:sz w:val="16"/>
              </w:rPr>
              <w:t>2</w:t>
            </w:r>
          </w:p>
        </w:tc>
        <w:tc>
          <w:tcPr>
            <w:tcW w:w="23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515CDFC" w14:textId="77777777" w:rsidR="004F7AE9" w:rsidRDefault="00EB3C86">
            <w:pPr>
              <w:spacing w:after="0"/>
              <w:rPr>
                <w:rFonts w:hint="eastAsia"/>
              </w:rPr>
            </w:pPr>
            <w:r>
              <w:rPr>
                <w:sz w:val="16"/>
              </w:rPr>
              <w:t>Symbol only</w:t>
            </w:r>
          </w:p>
        </w:tc>
        <w:tc>
          <w:tcPr>
            <w:tcW w:w="59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08C02C2" w14:textId="77777777" w:rsidR="004F7AE9" w:rsidRDefault="00EB3C86">
            <w:pPr>
              <w:spacing w:after="0"/>
              <w:rPr>
                <w:rFonts w:hint="eastAsia"/>
              </w:rPr>
            </w:pPr>
            <w:r>
              <w:rPr>
                <w:sz w:val="16"/>
              </w:rPr>
              <w:t>Small digital spaces, favicons, app tiles, social avatars and approved decorative use.</w:t>
            </w:r>
          </w:p>
        </w:tc>
      </w:tr>
      <w:tr w:rsidR="004F7AE9" w14:paraId="2058D754"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725D840" w14:textId="77777777" w:rsidR="004F7AE9" w:rsidRDefault="00EB3C86">
            <w:pPr>
              <w:spacing w:after="0"/>
              <w:rPr>
                <w:rFonts w:hint="eastAsia"/>
              </w:rPr>
            </w:pPr>
            <w:r>
              <w:rPr>
                <w:sz w:val="16"/>
              </w:rPr>
              <w:t>3</w:t>
            </w:r>
          </w:p>
        </w:tc>
        <w:tc>
          <w:tcPr>
            <w:tcW w:w="23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1E5F9EA" w14:textId="77777777" w:rsidR="004F7AE9" w:rsidRDefault="00EB3C86">
            <w:pPr>
              <w:spacing w:after="0"/>
              <w:rPr>
                <w:rFonts w:hint="eastAsia"/>
              </w:rPr>
            </w:pPr>
            <w:r>
              <w:rPr>
                <w:sz w:val="16"/>
              </w:rPr>
              <w:t>Reverse lock-up</w:t>
            </w:r>
          </w:p>
        </w:tc>
        <w:tc>
          <w:tcPr>
            <w:tcW w:w="59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EB13C07" w14:textId="77777777" w:rsidR="004F7AE9" w:rsidRDefault="00EB3C86">
            <w:pPr>
              <w:spacing w:after="0"/>
              <w:rPr>
                <w:rFonts w:hint="eastAsia"/>
              </w:rPr>
            </w:pPr>
            <w:r>
              <w:rPr>
                <w:sz w:val="16"/>
              </w:rPr>
              <w:t>Dark backgrounds where the light mark creates stronger contrast.</w:t>
            </w:r>
          </w:p>
        </w:tc>
      </w:tr>
      <w:tr w:rsidR="004F7AE9" w14:paraId="21529E13"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B496299" w14:textId="77777777" w:rsidR="004F7AE9" w:rsidRDefault="00EB3C86">
            <w:pPr>
              <w:spacing w:after="0"/>
              <w:rPr>
                <w:rFonts w:hint="eastAsia"/>
              </w:rPr>
            </w:pPr>
            <w:r>
              <w:rPr>
                <w:sz w:val="16"/>
              </w:rPr>
              <w:t>4</w:t>
            </w:r>
          </w:p>
        </w:tc>
        <w:tc>
          <w:tcPr>
            <w:tcW w:w="23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9583A16" w14:textId="77777777" w:rsidR="004F7AE9" w:rsidRDefault="00EB3C86">
            <w:pPr>
              <w:spacing w:after="0"/>
              <w:rPr>
                <w:rFonts w:hint="eastAsia"/>
              </w:rPr>
            </w:pPr>
            <w:r>
              <w:rPr>
                <w:sz w:val="16"/>
              </w:rPr>
              <w:t>Gold lock-up</w:t>
            </w:r>
          </w:p>
        </w:tc>
        <w:tc>
          <w:tcPr>
            <w:tcW w:w="59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8B921CD" w14:textId="77777777" w:rsidR="004F7AE9" w:rsidRDefault="00EB3C86">
            <w:pPr>
              <w:spacing w:after="0"/>
              <w:rPr>
                <w:rFonts w:hint="eastAsia"/>
              </w:rPr>
            </w:pPr>
            <w:r>
              <w:rPr>
                <w:sz w:val="16"/>
              </w:rPr>
              <w:t>Premium or ceremonial applications; use sparingly.</w:t>
            </w:r>
          </w:p>
        </w:tc>
      </w:tr>
      <w:tr w:rsidR="004F7AE9" w14:paraId="382FFA72"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9870841" w14:textId="77777777" w:rsidR="004F7AE9" w:rsidRDefault="00EB3C86">
            <w:pPr>
              <w:spacing w:after="0"/>
              <w:rPr>
                <w:rFonts w:hint="eastAsia"/>
              </w:rPr>
            </w:pPr>
            <w:r>
              <w:rPr>
                <w:sz w:val="16"/>
              </w:rPr>
              <w:t>5</w:t>
            </w:r>
          </w:p>
        </w:tc>
        <w:tc>
          <w:tcPr>
            <w:tcW w:w="23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C549F26" w14:textId="77777777" w:rsidR="004F7AE9" w:rsidRDefault="00EB3C86">
            <w:pPr>
              <w:spacing w:after="0"/>
              <w:rPr>
                <w:rFonts w:hint="eastAsia"/>
              </w:rPr>
            </w:pPr>
            <w:r>
              <w:rPr>
                <w:sz w:val="16"/>
              </w:rPr>
              <w:t>NZ Made device</w:t>
            </w:r>
          </w:p>
        </w:tc>
        <w:tc>
          <w:tcPr>
            <w:tcW w:w="59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56A4041" w14:textId="77777777" w:rsidR="004F7AE9" w:rsidRDefault="00EB3C86">
            <w:pPr>
              <w:spacing w:after="0"/>
              <w:rPr>
                <w:rFonts w:hint="eastAsia"/>
              </w:rPr>
            </w:pPr>
            <w:r>
              <w:rPr>
                <w:sz w:val="16"/>
              </w:rPr>
              <w:t>Provenance claim on eligible products and approved packaging only.</w:t>
            </w:r>
          </w:p>
        </w:tc>
      </w:tr>
    </w:tbl>
    <w:p w14:paraId="23A7B26B" w14:textId="77777777" w:rsidR="004F7AE9" w:rsidRDefault="00EB3C86">
      <w:pPr>
        <w:pStyle w:val="Heading2"/>
      </w:pPr>
      <w:r>
        <w:t>Clear space and minimum size</w:t>
      </w:r>
    </w:p>
    <w:tbl>
      <w:tblPr>
        <w:tblW w:w="0" w:type="auto"/>
        <w:jc w:val="center"/>
        <w:tblLayout w:type="fixed"/>
        <w:tblLook w:val="04A0" w:firstRow="1" w:lastRow="0" w:firstColumn="1" w:lastColumn="0" w:noHBand="0" w:noVBand="1"/>
      </w:tblPr>
      <w:tblGrid>
        <w:gridCol w:w="4917"/>
        <w:gridCol w:w="3278"/>
        <w:gridCol w:w="4752"/>
        <w:gridCol w:w="375"/>
      </w:tblGrid>
      <w:tr w:rsidR="004F7AE9" w14:paraId="7B468892" w14:textId="77777777">
        <w:trPr>
          <w:jc w:val="center"/>
        </w:trPr>
        <w:tc>
          <w:tcPr>
            <w:tcW w:w="4917" w:type="dxa"/>
            <w:shd w:val="clear" w:color="auto" w:fill="C9AC75"/>
            <w:tcMar>
              <w:top w:w="0" w:type="dxa"/>
              <w:left w:w="0" w:type="dxa"/>
              <w:bottom w:w="0" w:type="dxa"/>
              <w:right w:w="0" w:type="dxa"/>
            </w:tcMar>
          </w:tcPr>
          <w:p w14:paraId="737485E4" w14:textId="77777777" w:rsidR="004F7AE9" w:rsidRDefault="004F7AE9">
            <w:pPr>
              <w:rPr>
                <w:rFonts w:hint="eastAsia"/>
              </w:rPr>
            </w:pPr>
          </w:p>
        </w:tc>
        <w:tc>
          <w:tcPr>
            <w:tcW w:w="4917" w:type="dxa"/>
            <w:gridSpan w:val="3"/>
            <w:shd w:val="clear" w:color="auto" w:fill="F2F0EB"/>
            <w:tcMar>
              <w:top w:w="140" w:type="dxa"/>
              <w:left w:w="180" w:type="dxa"/>
              <w:bottom w:w="140" w:type="dxa"/>
              <w:right w:w="180" w:type="dxa"/>
            </w:tcMar>
          </w:tcPr>
          <w:p w14:paraId="58415F8E" w14:textId="77777777" w:rsidR="004F7AE9" w:rsidRDefault="00EB3C86">
            <w:pPr>
              <w:rPr>
                <w:rFonts w:hint="eastAsia"/>
              </w:rPr>
            </w:pPr>
            <w:r>
              <w:rPr>
                <w:b/>
                <w:color w:val="C9AC75"/>
                <w:sz w:val="16"/>
              </w:rPr>
              <w:t>MANDATORY</w:t>
            </w:r>
          </w:p>
          <w:p w14:paraId="5EFBC1CC" w14:textId="77777777" w:rsidR="004F7AE9" w:rsidRDefault="00EB3C86">
            <w:pPr>
              <w:rPr>
                <w:rFonts w:hint="eastAsia"/>
              </w:rPr>
            </w:pPr>
            <w:r>
              <w:t>Define x as the width of the narrow central vertical gap in the symbol. Maintain at least 2x clear space around every side of the full lock-up and symbol. Until vector masters are measured and approved, treat these proportions as the governing construction rule.</w:t>
            </w:r>
          </w:p>
        </w:tc>
      </w:tr>
      <w:tr w:rsidR="004F7AE9" w14:paraId="53061721" w14:textId="77777777">
        <w:trPr>
          <w:gridAfter w:val="1"/>
          <w:wAfter w:w="375" w:type="dxa"/>
          <w:tblHeader/>
          <w:jc w:val="center"/>
        </w:trPr>
        <w:tc>
          <w:tcPr>
            <w:tcW w:w="3278" w:type="dxa"/>
            <w:shd w:val="clear" w:color="auto" w:fill="1D1D1B"/>
            <w:tcMar>
              <w:top w:w="120" w:type="dxa"/>
              <w:left w:w="130" w:type="dxa"/>
              <w:bottom w:w="120" w:type="dxa"/>
              <w:right w:w="130" w:type="dxa"/>
            </w:tcMar>
            <w:vAlign w:val="center"/>
          </w:tcPr>
          <w:p w14:paraId="5BF24498" w14:textId="77777777" w:rsidR="004F7AE9" w:rsidRDefault="00EB3C86">
            <w:pPr>
              <w:rPr>
                <w:rFonts w:hint="eastAsia"/>
              </w:rPr>
            </w:pPr>
            <w:r>
              <w:rPr>
                <w:b/>
                <w:color w:val="FAF9F6"/>
                <w:sz w:val="15"/>
              </w:rPr>
              <w:t>FORMAT</w:t>
            </w:r>
          </w:p>
        </w:tc>
        <w:tc>
          <w:tcPr>
            <w:tcW w:w="3278" w:type="dxa"/>
            <w:shd w:val="clear" w:color="auto" w:fill="1D1D1B"/>
            <w:tcMar>
              <w:top w:w="120" w:type="dxa"/>
              <w:left w:w="130" w:type="dxa"/>
              <w:bottom w:w="120" w:type="dxa"/>
              <w:right w:w="130" w:type="dxa"/>
            </w:tcMar>
            <w:vAlign w:val="center"/>
          </w:tcPr>
          <w:p w14:paraId="783E6949" w14:textId="77777777" w:rsidR="004F7AE9" w:rsidRDefault="00EB3C86">
            <w:pPr>
              <w:rPr>
                <w:rFonts w:hint="eastAsia"/>
              </w:rPr>
            </w:pPr>
            <w:r>
              <w:rPr>
                <w:b/>
                <w:color w:val="FAF9F6"/>
                <w:sz w:val="15"/>
              </w:rPr>
              <w:t>MINIMUM RECOMMENDED SIZE</w:t>
            </w:r>
          </w:p>
        </w:tc>
        <w:tc>
          <w:tcPr>
            <w:tcW w:w="3278" w:type="dxa"/>
            <w:shd w:val="clear" w:color="auto" w:fill="1D1D1B"/>
            <w:tcMar>
              <w:top w:w="120" w:type="dxa"/>
              <w:left w:w="130" w:type="dxa"/>
              <w:bottom w:w="120" w:type="dxa"/>
              <w:right w:w="130" w:type="dxa"/>
            </w:tcMar>
            <w:vAlign w:val="center"/>
          </w:tcPr>
          <w:p w14:paraId="0D5A0F35" w14:textId="77777777" w:rsidR="004F7AE9" w:rsidRDefault="00EB3C86">
            <w:pPr>
              <w:rPr>
                <w:rFonts w:hint="eastAsia"/>
              </w:rPr>
            </w:pPr>
            <w:r>
              <w:rPr>
                <w:b/>
                <w:color w:val="FAF9F6"/>
                <w:sz w:val="15"/>
              </w:rPr>
              <w:t>NOTES</w:t>
            </w:r>
          </w:p>
        </w:tc>
      </w:tr>
      <w:tr w:rsidR="004F7AE9" w14:paraId="03B3306B" w14:textId="77777777">
        <w:trPr>
          <w:gridAfter w:val="1"/>
          <w:wAfter w:w="37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BB233A4" w14:textId="77777777" w:rsidR="004F7AE9" w:rsidRDefault="00EB3C86">
            <w:pPr>
              <w:spacing w:after="0"/>
              <w:rPr>
                <w:rFonts w:hint="eastAsia"/>
              </w:rPr>
            </w:pPr>
            <w:r>
              <w:rPr>
                <w:sz w:val="16"/>
              </w:rPr>
              <w:t>Print, horizontal</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E73EE92" w14:textId="77777777" w:rsidR="004F7AE9" w:rsidRDefault="00EB3C86">
            <w:pPr>
              <w:spacing w:after="0"/>
              <w:rPr>
                <w:rFonts w:hint="eastAsia"/>
              </w:rPr>
            </w:pPr>
            <w:r>
              <w:rPr>
                <w:sz w:val="16"/>
              </w:rPr>
              <w:t>35 mm wide</w:t>
            </w:r>
          </w:p>
        </w:tc>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09448A1" w14:textId="77777777" w:rsidR="004F7AE9" w:rsidRDefault="00EB3C86">
            <w:pPr>
              <w:spacing w:after="0"/>
              <w:rPr>
                <w:rFonts w:hint="eastAsia"/>
              </w:rPr>
            </w:pPr>
            <w:r>
              <w:rPr>
                <w:sz w:val="16"/>
              </w:rPr>
              <w:t>Use a production proof below this size.</w:t>
            </w:r>
          </w:p>
        </w:tc>
      </w:tr>
      <w:tr w:rsidR="004F7AE9" w14:paraId="6E4D9AD9" w14:textId="77777777">
        <w:trPr>
          <w:gridAfter w:val="1"/>
          <w:wAfter w:w="37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C5529F4" w14:textId="77777777" w:rsidR="004F7AE9" w:rsidRDefault="00EB3C86">
            <w:pPr>
              <w:spacing w:after="0"/>
              <w:rPr>
                <w:rFonts w:hint="eastAsia"/>
              </w:rPr>
            </w:pPr>
            <w:r>
              <w:rPr>
                <w:sz w:val="16"/>
              </w:rPr>
              <w:t>Print, symbol</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A372825" w14:textId="77777777" w:rsidR="004F7AE9" w:rsidRDefault="00EB3C86">
            <w:pPr>
              <w:spacing w:after="0"/>
              <w:rPr>
                <w:rFonts w:hint="eastAsia"/>
              </w:rPr>
            </w:pPr>
            <w:r>
              <w:rPr>
                <w:sz w:val="16"/>
              </w:rPr>
              <w:t>10 mm high</w:t>
            </w:r>
          </w:p>
        </w:tc>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10BD740" w14:textId="77777777" w:rsidR="004F7AE9" w:rsidRDefault="00EB3C86">
            <w:pPr>
              <w:spacing w:after="0"/>
              <w:rPr>
                <w:rFonts w:hint="eastAsia"/>
              </w:rPr>
            </w:pPr>
            <w:r>
              <w:rPr>
                <w:sz w:val="16"/>
              </w:rPr>
              <w:t>Do not use fine patterned backgrounds.</w:t>
            </w:r>
          </w:p>
        </w:tc>
      </w:tr>
      <w:tr w:rsidR="004F7AE9" w14:paraId="1F6D140F" w14:textId="77777777">
        <w:trPr>
          <w:gridAfter w:val="1"/>
          <w:wAfter w:w="37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23A668D" w14:textId="77777777" w:rsidR="004F7AE9" w:rsidRDefault="00EB3C86">
            <w:pPr>
              <w:spacing w:after="0"/>
              <w:rPr>
                <w:rFonts w:hint="eastAsia"/>
              </w:rPr>
            </w:pPr>
            <w:r>
              <w:rPr>
                <w:sz w:val="16"/>
              </w:rPr>
              <w:t>Digital, horizontal</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57D0279" w14:textId="77777777" w:rsidR="004F7AE9" w:rsidRDefault="00EB3C86">
            <w:pPr>
              <w:spacing w:after="0"/>
              <w:rPr>
                <w:rFonts w:hint="eastAsia"/>
              </w:rPr>
            </w:pPr>
            <w:r>
              <w:rPr>
                <w:sz w:val="16"/>
              </w:rPr>
              <w:t>140 px wide</w:t>
            </w:r>
          </w:p>
        </w:tc>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7D487DE" w14:textId="77777777" w:rsidR="004F7AE9" w:rsidRDefault="00EB3C86">
            <w:pPr>
              <w:spacing w:after="0"/>
              <w:rPr>
                <w:rFonts w:hint="eastAsia"/>
              </w:rPr>
            </w:pPr>
            <w:r>
              <w:rPr>
                <w:sz w:val="16"/>
              </w:rPr>
              <w:t>Use supplied raster at 2x for high-density displays.</w:t>
            </w:r>
          </w:p>
        </w:tc>
      </w:tr>
      <w:tr w:rsidR="004F7AE9" w14:paraId="7293DD37" w14:textId="77777777">
        <w:trPr>
          <w:gridAfter w:val="1"/>
          <w:wAfter w:w="37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6A75712" w14:textId="77777777" w:rsidR="004F7AE9" w:rsidRDefault="00EB3C86">
            <w:pPr>
              <w:spacing w:after="0"/>
              <w:rPr>
                <w:rFonts w:hint="eastAsia"/>
              </w:rPr>
            </w:pPr>
            <w:r>
              <w:rPr>
                <w:sz w:val="16"/>
              </w:rPr>
              <w:t>Digital, symbol</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CC41C4A" w14:textId="77777777" w:rsidR="004F7AE9" w:rsidRDefault="00EB3C86">
            <w:pPr>
              <w:spacing w:after="0"/>
              <w:rPr>
                <w:rFonts w:hint="eastAsia"/>
              </w:rPr>
            </w:pPr>
            <w:r>
              <w:rPr>
                <w:sz w:val="16"/>
              </w:rPr>
              <w:t>24 px high</w:t>
            </w:r>
          </w:p>
        </w:tc>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A7E190E" w14:textId="77777777" w:rsidR="004F7AE9" w:rsidRDefault="00EB3C86">
            <w:pPr>
              <w:spacing w:after="0"/>
              <w:rPr>
                <w:rFonts w:hint="eastAsia"/>
              </w:rPr>
            </w:pPr>
            <w:r>
              <w:rPr>
                <w:sz w:val="16"/>
              </w:rPr>
              <w:t>Prefer simplified symbol-only artwork.</w:t>
            </w:r>
          </w:p>
        </w:tc>
      </w:tr>
      <w:tr w:rsidR="004F7AE9" w14:paraId="245F99DC" w14:textId="77777777">
        <w:trPr>
          <w:gridAfter w:val="1"/>
          <w:wAfter w:w="37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D9A6A7D" w14:textId="77777777" w:rsidR="004F7AE9" w:rsidRDefault="00EB3C86">
            <w:pPr>
              <w:spacing w:after="0"/>
              <w:rPr>
                <w:rFonts w:hint="eastAsia"/>
              </w:rPr>
            </w:pPr>
            <w:r>
              <w:rPr>
                <w:sz w:val="16"/>
              </w:rPr>
              <w:t>Embroidery / engraving</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7F3F948" w14:textId="77777777" w:rsidR="004F7AE9" w:rsidRDefault="00EB3C86">
            <w:pPr>
              <w:spacing w:after="0"/>
              <w:rPr>
                <w:rFonts w:hint="eastAsia"/>
              </w:rPr>
            </w:pPr>
            <w:r>
              <w:rPr>
                <w:sz w:val="16"/>
              </w:rPr>
              <w:t>Supplier test required</w:t>
            </w:r>
          </w:p>
        </w:tc>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5AEF7A8" w14:textId="77777777" w:rsidR="004F7AE9" w:rsidRDefault="00EB3C86">
            <w:pPr>
              <w:spacing w:after="0"/>
              <w:rPr>
                <w:rFonts w:hint="eastAsia"/>
              </w:rPr>
            </w:pPr>
            <w:r>
              <w:rPr>
                <w:sz w:val="16"/>
              </w:rPr>
              <w:t>Approve a physical strike-off before production.</w:t>
            </w:r>
          </w:p>
        </w:tc>
      </w:tr>
    </w:tbl>
    <w:p w14:paraId="029E5EBF" w14:textId="77777777" w:rsidR="004F7AE9" w:rsidRDefault="00EB3C86">
      <w:pPr>
        <w:pStyle w:val="Heading2"/>
      </w:pPr>
      <w:r>
        <w:lastRenderedPageBreak/>
        <w:t>Approved colour pairings</w:t>
      </w:r>
    </w:p>
    <w:tbl>
      <w:tblPr>
        <w:tblW w:w="0" w:type="auto"/>
        <w:jc w:val="center"/>
        <w:tblLayout w:type="fixed"/>
        <w:tblLook w:val="04A0" w:firstRow="1" w:lastRow="0" w:firstColumn="1" w:lastColumn="0" w:noHBand="0" w:noVBand="1"/>
      </w:tblPr>
      <w:tblGrid>
        <w:gridCol w:w="3278"/>
        <w:gridCol w:w="3600"/>
        <w:gridCol w:w="3278"/>
      </w:tblGrid>
      <w:tr w:rsidR="004F7AE9" w14:paraId="3F171CB6" w14:textId="77777777">
        <w:trPr>
          <w:tblHeader/>
          <w:jc w:val="center"/>
        </w:trPr>
        <w:tc>
          <w:tcPr>
            <w:tcW w:w="3278" w:type="dxa"/>
            <w:shd w:val="clear" w:color="auto" w:fill="1D1D1B"/>
            <w:tcMar>
              <w:top w:w="120" w:type="dxa"/>
              <w:left w:w="130" w:type="dxa"/>
              <w:bottom w:w="120" w:type="dxa"/>
              <w:right w:w="130" w:type="dxa"/>
            </w:tcMar>
            <w:vAlign w:val="center"/>
          </w:tcPr>
          <w:p w14:paraId="10A5865A" w14:textId="77777777" w:rsidR="004F7AE9" w:rsidRDefault="00EB3C86">
            <w:pPr>
              <w:rPr>
                <w:rFonts w:hint="eastAsia"/>
              </w:rPr>
            </w:pPr>
            <w:r>
              <w:rPr>
                <w:b/>
                <w:color w:val="FAF9F6"/>
                <w:sz w:val="15"/>
              </w:rPr>
              <w:t>BACKGROUND</w:t>
            </w:r>
          </w:p>
        </w:tc>
        <w:tc>
          <w:tcPr>
            <w:tcW w:w="3278" w:type="dxa"/>
            <w:shd w:val="clear" w:color="auto" w:fill="1D1D1B"/>
            <w:tcMar>
              <w:top w:w="120" w:type="dxa"/>
              <w:left w:w="130" w:type="dxa"/>
              <w:bottom w:w="120" w:type="dxa"/>
              <w:right w:w="130" w:type="dxa"/>
            </w:tcMar>
            <w:vAlign w:val="center"/>
          </w:tcPr>
          <w:p w14:paraId="391FF0AE" w14:textId="77777777" w:rsidR="004F7AE9" w:rsidRDefault="00EB3C86">
            <w:pPr>
              <w:rPr>
                <w:rFonts w:hint="eastAsia"/>
              </w:rPr>
            </w:pPr>
            <w:r>
              <w:rPr>
                <w:b/>
                <w:color w:val="FAF9F6"/>
                <w:sz w:val="15"/>
              </w:rPr>
              <w:t>PREFERRED LOGO</w:t>
            </w:r>
          </w:p>
        </w:tc>
        <w:tc>
          <w:tcPr>
            <w:tcW w:w="3278" w:type="dxa"/>
            <w:shd w:val="clear" w:color="auto" w:fill="1D1D1B"/>
            <w:tcMar>
              <w:top w:w="120" w:type="dxa"/>
              <w:left w:w="130" w:type="dxa"/>
              <w:bottom w:w="120" w:type="dxa"/>
              <w:right w:w="130" w:type="dxa"/>
            </w:tcMar>
            <w:vAlign w:val="center"/>
          </w:tcPr>
          <w:p w14:paraId="196126B8" w14:textId="77777777" w:rsidR="004F7AE9" w:rsidRDefault="00EB3C86">
            <w:pPr>
              <w:rPr>
                <w:rFonts w:hint="eastAsia"/>
              </w:rPr>
            </w:pPr>
            <w:r>
              <w:rPr>
                <w:b/>
                <w:color w:val="FAF9F6"/>
                <w:sz w:val="15"/>
              </w:rPr>
              <w:t>ALTERNATIVE</w:t>
            </w:r>
          </w:p>
        </w:tc>
      </w:tr>
      <w:tr w:rsidR="004F7AE9" w14:paraId="34F9FCEB" w14:textId="77777777">
        <w:trPr>
          <w:jc w:val="center"/>
        </w:trPr>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4B550F9" w14:textId="77777777" w:rsidR="004F7AE9" w:rsidRDefault="00EB3C86">
            <w:pPr>
              <w:spacing w:after="0"/>
              <w:rPr>
                <w:rFonts w:hint="eastAsia"/>
              </w:rPr>
            </w:pPr>
            <w:r>
              <w:rPr>
                <w:sz w:val="16"/>
              </w:rPr>
              <w:t>Stone White / white</w:t>
            </w:r>
          </w:p>
        </w:tc>
        <w:tc>
          <w:tcPr>
            <w:tcW w:w="36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AF05F02" w14:textId="77777777" w:rsidR="004F7AE9" w:rsidRDefault="00EB3C86">
            <w:pPr>
              <w:spacing w:after="0"/>
              <w:rPr>
                <w:rFonts w:hint="eastAsia"/>
              </w:rPr>
            </w:pPr>
            <w:r>
              <w:rPr>
                <w:sz w:val="16"/>
              </w:rPr>
              <w:t>Off Black or Charcoal</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279C7FD" w14:textId="77777777" w:rsidR="004F7AE9" w:rsidRDefault="00EB3C86">
            <w:pPr>
              <w:spacing w:after="0"/>
              <w:rPr>
                <w:rFonts w:hint="eastAsia"/>
              </w:rPr>
            </w:pPr>
            <w:r>
              <w:rPr>
                <w:sz w:val="16"/>
              </w:rPr>
              <w:t>Gold for premium emphasis</w:t>
            </w:r>
          </w:p>
        </w:tc>
      </w:tr>
      <w:tr w:rsidR="004F7AE9" w14:paraId="0AE43F80" w14:textId="77777777">
        <w:trPr>
          <w:jc w:val="center"/>
        </w:trPr>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5688C33" w14:textId="77777777" w:rsidR="004F7AE9" w:rsidRDefault="00EB3C86">
            <w:pPr>
              <w:spacing w:after="0"/>
              <w:rPr>
                <w:rFonts w:hint="eastAsia"/>
              </w:rPr>
            </w:pPr>
            <w:r>
              <w:rPr>
                <w:sz w:val="16"/>
              </w:rPr>
              <w:t>Off Black</w:t>
            </w:r>
          </w:p>
        </w:tc>
        <w:tc>
          <w:tcPr>
            <w:tcW w:w="36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6D76FA5" w14:textId="77777777" w:rsidR="004F7AE9" w:rsidRDefault="00EB3C86">
            <w:pPr>
              <w:spacing w:after="0"/>
              <w:rPr>
                <w:rFonts w:hint="eastAsia"/>
              </w:rPr>
            </w:pPr>
            <w:r>
              <w:rPr>
                <w:sz w:val="16"/>
              </w:rPr>
              <w:t>Stone White / reverse</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1E2F52A" w14:textId="77777777" w:rsidR="004F7AE9" w:rsidRDefault="00EB3C86">
            <w:pPr>
              <w:spacing w:after="0"/>
              <w:rPr>
                <w:rFonts w:hint="eastAsia"/>
              </w:rPr>
            </w:pPr>
            <w:r>
              <w:rPr>
                <w:sz w:val="16"/>
              </w:rPr>
              <w:t>Gold</w:t>
            </w:r>
          </w:p>
        </w:tc>
      </w:tr>
      <w:tr w:rsidR="004F7AE9" w14:paraId="3E88AA33" w14:textId="77777777">
        <w:trPr>
          <w:jc w:val="center"/>
        </w:trPr>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164D2E9" w14:textId="77777777" w:rsidR="004F7AE9" w:rsidRDefault="00EB3C86">
            <w:pPr>
              <w:spacing w:after="0"/>
              <w:rPr>
                <w:rFonts w:hint="eastAsia"/>
              </w:rPr>
            </w:pPr>
            <w:r>
              <w:rPr>
                <w:sz w:val="16"/>
              </w:rPr>
              <w:t>Charcoal</w:t>
            </w:r>
          </w:p>
        </w:tc>
        <w:tc>
          <w:tcPr>
            <w:tcW w:w="36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3FC2470" w14:textId="77777777" w:rsidR="004F7AE9" w:rsidRDefault="00EB3C86">
            <w:pPr>
              <w:spacing w:after="0"/>
              <w:rPr>
                <w:rFonts w:hint="eastAsia"/>
              </w:rPr>
            </w:pPr>
            <w:r>
              <w:rPr>
                <w:sz w:val="16"/>
              </w:rPr>
              <w:t>Stone White / reverse</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B0EB6D4" w14:textId="77777777" w:rsidR="004F7AE9" w:rsidRDefault="00EB3C86">
            <w:pPr>
              <w:spacing w:after="0"/>
              <w:rPr>
                <w:rFonts w:hint="eastAsia"/>
              </w:rPr>
            </w:pPr>
            <w:r>
              <w:rPr>
                <w:sz w:val="16"/>
              </w:rPr>
              <w:t>Gold after contrast check</w:t>
            </w:r>
          </w:p>
        </w:tc>
      </w:tr>
      <w:tr w:rsidR="004F7AE9" w14:paraId="50611F9C" w14:textId="77777777">
        <w:trPr>
          <w:jc w:val="center"/>
        </w:trPr>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BF62F6F" w14:textId="77777777" w:rsidR="004F7AE9" w:rsidRDefault="00EB3C86">
            <w:pPr>
              <w:spacing w:after="0"/>
              <w:rPr>
                <w:rFonts w:hint="eastAsia"/>
              </w:rPr>
            </w:pPr>
            <w:r>
              <w:rPr>
                <w:sz w:val="16"/>
              </w:rPr>
              <w:t>Photography / pattern</w:t>
            </w:r>
          </w:p>
        </w:tc>
        <w:tc>
          <w:tcPr>
            <w:tcW w:w="36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E86850C" w14:textId="77777777" w:rsidR="004F7AE9" w:rsidRDefault="00EB3C86">
            <w:pPr>
              <w:spacing w:after="0"/>
              <w:rPr>
                <w:rFonts w:hint="eastAsia"/>
              </w:rPr>
            </w:pPr>
            <w:r>
              <w:rPr>
                <w:sz w:val="16"/>
              </w:rPr>
              <w:t>Place within a calm solid field</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9AB0164" w14:textId="77777777" w:rsidR="004F7AE9" w:rsidRDefault="00EB3C86">
            <w:pPr>
              <w:spacing w:after="0"/>
              <w:rPr>
                <w:rFonts w:hint="eastAsia"/>
              </w:rPr>
            </w:pPr>
            <w:r>
              <w:rPr>
                <w:sz w:val="16"/>
              </w:rPr>
              <w:t>Do not place over visual detail</w:t>
            </w:r>
          </w:p>
        </w:tc>
      </w:tr>
    </w:tbl>
    <w:p w14:paraId="39068C0C" w14:textId="77777777" w:rsidR="004F7AE9" w:rsidRDefault="00EB3C86">
      <w:pPr>
        <w:pStyle w:val="Heading2"/>
      </w:pPr>
      <w:r>
        <w:t>Never</w:t>
      </w:r>
    </w:p>
    <w:p w14:paraId="4B37832C" w14:textId="77777777" w:rsidR="004F7AE9" w:rsidRDefault="00EB3C86">
      <w:pPr>
        <w:pStyle w:val="ListBullet"/>
        <w:rPr>
          <w:rFonts w:hint="eastAsia"/>
        </w:rPr>
      </w:pPr>
      <w:r>
        <w:t>Do not stretch, compress, rotate, skew or re-space the logo.</w:t>
      </w:r>
    </w:p>
    <w:p w14:paraId="2BB00E85" w14:textId="77777777" w:rsidR="004F7AE9" w:rsidRDefault="00EB3C86">
      <w:pPr>
        <w:pStyle w:val="ListBullet"/>
        <w:rPr>
          <w:rFonts w:hint="eastAsia"/>
        </w:rPr>
      </w:pPr>
      <w:r>
        <w:t>Do not change individual parts of the symbol or wordmark.</w:t>
      </w:r>
    </w:p>
    <w:p w14:paraId="1C29CE7F" w14:textId="77777777" w:rsidR="004F7AE9" w:rsidRDefault="00EB3C86">
      <w:pPr>
        <w:pStyle w:val="ListBullet"/>
        <w:rPr>
          <w:rFonts w:hint="eastAsia"/>
        </w:rPr>
      </w:pPr>
      <w:r>
        <w:t>Do not add shadows, outlines, bevels, gradients or transparency.</w:t>
      </w:r>
    </w:p>
    <w:p w14:paraId="0AE3B13C" w14:textId="77777777" w:rsidR="004F7AE9" w:rsidRDefault="00EB3C86">
      <w:pPr>
        <w:pStyle w:val="ListBullet"/>
        <w:rPr>
          <w:rFonts w:hint="eastAsia"/>
        </w:rPr>
      </w:pPr>
      <w:r>
        <w:t>Do not recolour outside the approved palette.</w:t>
      </w:r>
    </w:p>
    <w:p w14:paraId="5C130F21" w14:textId="77777777" w:rsidR="004F7AE9" w:rsidRDefault="00EB3C86">
      <w:pPr>
        <w:pStyle w:val="ListBullet"/>
        <w:rPr>
          <w:rFonts w:hint="eastAsia"/>
        </w:rPr>
      </w:pPr>
      <w:r>
        <w:t>Do not place inside another shape unless the layout is an approved icon or badge.</w:t>
      </w:r>
    </w:p>
    <w:p w14:paraId="62385800" w14:textId="77777777" w:rsidR="004F7AE9" w:rsidRDefault="00EB3C86">
      <w:pPr>
        <w:pStyle w:val="ListBullet"/>
        <w:rPr>
          <w:rFonts w:hint="eastAsia"/>
        </w:rPr>
      </w:pPr>
      <w:r>
        <w:t>Do not place the standard lock-up over busy imagery or low-contrast areas.</w:t>
      </w:r>
    </w:p>
    <w:p w14:paraId="2694F13C" w14:textId="77777777" w:rsidR="004F7AE9" w:rsidRDefault="00EB3C86">
      <w:pPr>
        <w:pStyle w:val="ListBullet"/>
        <w:rPr>
          <w:rFonts w:hint="eastAsia"/>
        </w:rPr>
      </w:pPr>
      <w:r>
        <w:t>Do not use the NZ Made device as the general corporate logo.</w:t>
      </w:r>
    </w:p>
    <w:p w14:paraId="3AF76097" w14:textId="77777777" w:rsidR="004F7AE9" w:rsidRDefault="00EB3C86">
      <w:pPr>
        <w:pStyle w:val="Eyebrow"/>
        <w:rPr>
          <w:rFonts w:hint="eastAsia"/>
        </w:rPr>
      </w:pPr>
      <w:r>
        <w:t>CLARIQ BRAND SYSTEM</w:t>
      </w:r>
    </w:p>
    <w:p w14:paraId="3F4159DF" w14:textId="77777777" w:rsidR="004F7AE9" w:rsidRDefault="00EB3C86">
      <w:pPr>
        <w:pStyle w:val="Heading1"/>
      </w:pPr>
      <w:r>
        <w:lastRenderedPageBreak/>
        <w:t>03  Colour system</w:t>
      </w:r>
    </w:p>
    <w:p w14:paraId="492191C2" w14:textId="77777777" w:rsidR="004F7AE9" w:rsidRDefault="00EB3C86">
      <w:pPr>
        <w:pStyle w:val="Lead"/>
        <w:rPr>
          <w:rFonts w:hint="eastAsia"/>
        </w:rPr>
      </w:pPr>
      <w:r>
        <w:t>A restrained palette of mineral neutrals and warm gold.</w:t>
      </w:r>
    </w:p>
    <w:p w14:paraId="27E19FD6" w14:textId="77777777" w:rsidR="004F7AE9" w:rsidRDefault="00EB3C86">
      <w:pPr>
        <w:pStyle w:val="Heading2"/>
      </w:pPr>
      <w:r>
        <w:t>Source colour specifications</w:t>
      </w:r>
    </w:p>
    <w:p w14:paraId="15BD9ED9" w14:textId="77777777" w:rsidR="004F7AE9" w:rsidRDefault="00EB3C86">
      <w:pPr>
        <w:rPr>
          <w:rFonts w:hint="eastAsia"/>
        </w:rPr>
      </w:pPr>
      <w:r>
        <w:t>The CMYK values below come directly from the supplied colour-proof files. Screen values are sampled from the supplied PNG artwork and should be verified against approved production masters before building digital design tokens.</w:t>
      </w:r>
    </w:p>
    <w:tbl>
      <w:tblPr>
        <w:tblW w:w="0" w:type="auto"/>
        <w:jc w:val="center"/>
        <w:tblLayout w:type="fixed"/>
        <w:tblLook w:val="04A0" w:firstRow="1" w:lastRow="0" w:firstColumn="1" w:lastColumn="0" w:noHBand="0" w:noVBand="1"/>
      </w:tblPr>
      <w:tblGrid>
        <w:gridCol w:w="2459"/>
        <w:gridCol w:w="2459"/>
        <w:gridCol w:w="2459"/>
        <w:gridCol w:w="3528"/>
      </w:tblGrid>
      <w:tr w:rsidR="004F7AE9" w14:paraId="648F1E97" w14:textId="77777777">
        <w:trPr>
          <w:tblHeader/>
          <w:jc w:val="center"/>
        </w:trPr>
        <w:tc>
          <w:tcPr>
            <w:tcW w:w="2459" w:type="dxa"/>
            <w:shd w:val="clear" w:color="auto" w:fill="1D1D1B"/>
            <w:tcMar>
              <w:top w:w="120" w:type="dxa"/>
              <w:left w:w="130" w:type="dxa"/>
              <w:bottom w:w="120" w:type="dxa"/>
              <w:right w:w="130" w:type="dxa"/>
            </w:tcMar>
            <w:vAlign w:val="center"/>
          </w:tcPr>
          <w:p w14:paraId="2683B6F6" w14:textId="77777777" w:rsidR="004F7AE9" w:rsidRDefault="00EB3C86">
            <w:pPr>
              <w:rPr>
                <w:rFonts w:hint="eastAsia"/>
              </w:rPr>
            </w:pPr>
            <w:r>
              <w:rPr>
                <w:b/>
                <w:color w:val="FAF9F6"/>
                <w:sz w:val="15"/>
              </w:rPr>
              <w:t>COLOUR</w:t>
            </w:r>
          </w:p>
        </w:tc>
        <w:tc>
          <w:tcPr>
            <w:tcW w:w="2459" w:type="dxa"/>
            <w:shd w:val="clear" w:color="auto" w:fill="1D1D1B"/>
            <w:tcMar>
              <w:top w:w="120" w:type="dxa"/>
              <w:left w:w="130" w:type="dxa"/>
              <w:bottom w:w="120" w:type="dxa"/>
              <w:right w:w="130" w:type="dxa"/>
            </w:tcMar>
            <w:vAlign w:val="center"/>
          </w:tcPr>
          <w:p w14:paraId="260EC3D3" w14:textId="77777777" w:rsidR="004F7AE9" w:rsidRDefault="00EB3C86">
            <w:pPr>
              <w:rPr>
                <w:rFonts w:hint="eastAsia"/>
              </w:rPr>
            </w:pPr>
            <w:r>
              <w:rPr>
                <w:b/>
                <w:color w:val="FAF9F6"/>
                <w:sz w:val="15"/>
              </w:rPr>
              <w:t>PRINT (CMYK)</w:t>
            </w:r>
          </w:p>
        </w:tc>
        <w:tc>
          <w:tcPr>
            <w:tcW w:w="2459" w:type="dxa"/>
            <w:shd w:val="clear" w:color="auto" w:fill="1D1D1B"/>
            <w:tcMar>
              <w:top w:w="120" w:type="dxa"/>
              <w:left w:w="130" w:type="dxa"/>
              <w:bottom w:w="120" w:type="dxa"/>
              <w:right w:w="130" w:type="dxa"/>
            </w:tcMar>
            <w:vAlign w:val="center"/>
          </w:tcPr>
          <w:p w14:paraId="1F7B41EF" w14:textId="77777777" w:rsidR="004F7AE9" w:rsidRDefault="00EB3C86">
            <w:pPr>
              <w:rPr>
                <w:rFonts w:hint="eastAsia"/>
              </w:rPr>
            </w:pPr>
            <w:r>
              <w:rPr>
                <w:b/>
                <w:color w:val="FAF9F6"/>
                <w:sz w:val="15"/>
              </w:rPr>
              <w:t>SCREEN REFERENCE</w:t>
            </w:r>
          </w:p>
        </w:tc>
        <w:tc>
          <w:tcPr>
            <w:tcW w:w="2459" w:type="dxa"/>
            <w:shd w:val="clear" w:color="auto" w:fill="1D1D1B"/>
            <w:tcMar>
              <w:top w:w="120" w:type="dxa"/>
              <w:left w:w="130" w:type="dxa"/>
              <w:bottom w:w="120" w:type="dxa"/>
              <w:right w:w="130" w:type="dxa"/>
            </w:tcMar>
            <w:vAlign w:val="center"/>
          </w:tcPr>
          <w:p w14:paraId="569D1DDA" w14:textId="77777777" w:rsidR="004F7AE9" w:rsidRDefault="00EB3C86">
            <w:pPr>
              <w:rPr>
                <w:rFonts w:hint="eastAsia"/>
              </w:rPr>
            </w:pPr>
            <w:r>
              <w:rPr>
                <w:b/>
                <w:color w:val="FAF9F6"/>
                <w:sz w:val="15"/>
              </w:rPr>
              <w:t>ROLE</w:t>
            </w:r>
          </w:p>
        </w:tc>
      </w:tr>
      <w:tr w:rsidR="004F7AE9" w14:paraId="578051A9"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195845C" w14:textId="77777777" w:rsidR="004F7AE9" w:rsidRDefault="00EB3C86">
            <w:pPr>
              <w:spacing w:after="0"/>
              <w:rPr>
                <w:rFonts w:hint="eastAsia"/>
              </w:rPr>
            </w:pPr>
            <w:r>
              <w:rPr>
                <w:sz w:val="16"/>
              </w:rPr>
              <w:t>Off Black</w:t>
            </w:r>
          </w:p>
        </w:tc>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003A0C7" w14:textId="77777777" w:rsidR="004F7AE9" w:rsidRDefault="00EB3C86">
            <w:pPr>
              <w:spacing w:after="0"/>
              <w:rPr>
                <w:rFonts w:hint="eastAsia"/>
              </w:rPr>
            </w:pPr>
            <w:r>
              <w:rPr>
                <w:sz w:val="16"/>
              </w:rPr>
              <w:t>C0 M0 Y0 K60</w:t>
            </w:r>
          </w:p>
        </w:tc>
        <w:tc>
          <w:tcPr>
            <w:tcW w:w="165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63BC696" w14:textId="77777777" w:rsidR="004F7AE9" w:rsidRDefault="00EB3C86">
            <w:pPr>
              <w:spacing w:after="0"/>
              <w:rPr>
                <w:rFonts w:hint="eastAsia"/>
              </w:rPr>
            </w:pPr>
            <w:r>
              <w:rPr>
                <w:sz w:val="16"/>
              </w:rPr>
              <w:t>#1D1D1B</w:t>
            </w:r>
          </w:p>
        </w:tc>
        <w:tc>
          <w:tcPr>
            <w:tcW w:w="35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E3E4F99" w14:textId="77777777" w:rsidR="004F7AE9" w:rsidRDefault="00EB3C86">
            <w:pPr>
              <w:spacing w:after="0"/>
              <w:rPr>
                <w:rFonts w:hint="eastAsia"/>
              </w:rPr>
            </w:pPr>
            <w:r>
              <w:rPr>
                <w:sz w:val="16"/>
              </w:rPr>
              <w:t>Primary dark, text, high-impact fields</w:t>
            </w:r>
          </w:p>
        </w:tc>
      </w:tr>
      <w:tr w:rsidR="004F7AE9" w14:paraId="6F94E33D"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0C99942" w14:textId="77777777" w:rsidR="004F7AE9" w:rsidRDefault="00EB3C86">
            <w:pPr>
              <w:spacing w:after="0"/>
              <w:rPr>
                <w:rFonts w:hint="eastAsia"/>
              </w:rPr>
            </w:pPr>
            <w:r>
              <w:rPr>
                <w:sz w:val="16"/>
              </w:rPr>
              <w:t>Stone White</w:t>
            </w:r>
          </w:p>
        </w:tc>
        <w:tc>
          <w:tcPr>
            <w:tcW w:w="208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1096327" w14:textId="77777777" w:rsidR="004F7AE9" w:rsidRDefault="00EB3C86">
            <w:pPr>
              <w:spacing w:after="0"/>
              <w:rPr>
                <w:rFonts w:hint="eastAsia"/>
              </w:rPr>
            </w:pPr>
            <w:r>
              <w:rPr>
                <w:sz w:val="16"/>
              </w:rPr>
              <w:t>C0 M0 Y2 K3</w:t>
            </w:r>
          </w:p>
        </w:tc>
        <w:tc>
          <w:tcPr>
            <w:tcW w:w="165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02D917A" w14:textId="77777777" w:rsidR="004F7AE9" w:rsidRDefault="00EB3C86">
            <w:pPr>
              <w:spacing w:after="0"/>
              <w:rPr>
                <w:rFonts w:hint="eastAsia"/>
              </w:rPr>
            </w:pPr>
            <w:r>
              <w:rPr>
                <w:sz w:val="16"/>
              </w:rPr>
              <w:t>#FAF9F6</w:t>
            </w:r>
          </w:p>
        </w:tc>
        <w:tc>
          <w:tcPr>
            <w:tcW w:w="352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F32EC02" w14:textId="77777777" w:rsidR="004F7AE9" w:rsidRDefault="00EB3C86">
            <w:pPr>
              <w:spacing w:after="0"/>
              <w:rPr>
                <w:rFonts w:hint="eastAsia"/>
              </w:rPr>
            </w:pPr>
            <w:r>
              <w:rPr>
                <w:sz w:val="16"/>
              </w:rPr>
              <w:t>Primary warm background</w:t>
            </w:r>
          </w:p>
        </w:tc>
      </w:tr>
      <w:tr w:rsidR="004F7AE9" w14:paraId="5F06DBAD"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DDE852F" w14:textId="77777777" w:rsidR="004F7AE9" w:rsidRDefault="00EB3C86">
            <w:pPr>
              <w:spacing w:after="0"/>
              <w:rPr>
                <w:rFonts w:hint="eastAsia"/>
              </w:rPr>
            </w:pPr>
            <w:r>
              <w:rPr>
                <w:sz w:val="16"/>
              </w:rPr>
              <w:t>Charcoal</w:t>
            </w:r>
          </w:p>
        </w:tc>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CA836D1" w14:textId="77777777" w:rsidR="004F7AE9" w:rsidRDefault="00EB3C86">
            <w:pPr>
              <w:spacing w:after="0"/>
              <w:rPr>
                <w:rFonts w:hint="eastAsia"/>
              </w:rPr>
            </w:pPr>
            <w:r>
              <w:rPr>
                <w:sz w:val="16"/>
              </w:rPr>
              <w:t>C8 M4 Y0 K80</w:t>
            </w:r>
          </w:p>
        </w:tc>
        <w:tc>
          <w:tcPr>
            <w:tcW w:w="165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C4BA220" w14:textId="77777777" w:rsidR="004F7AE9" w:rsidRDefault="00EB3C86">
            <w:pPr>
              <w:spacing w:after="0"/>
              <w:rPr>
                <w:rFonts w:hint="eastAsia"/>
              </w:rPr>
            </w:pPr>
            <w:r>
              <w:rPr>
                <w:sz w:val="16"/>
              </w:rPr>
              <w:t>#525355</w:t>
            </w:r>
          </w:p>
        </w:tc>
        <w:tc>
          <w:tcPr>
            <w:tcW w:w="35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C979A49" w14:textId="77777777" w:rsidR="004F7AE9" w:rsidRDefault="00EB3C86">
            <w:pPr>
              <w:spacing w:after="0"/>
              <w:rPr>
                <w:rFonts w:hint="eastAsia"/>
              </w:rPr>
            </w:pPr>
            <w:r>
              <w:rPr>
                <w:sz w:val="16"/>
              </w:rPr>
              <w:t>Secondary dark, headings and structure</w:t>
            </w:r>
          </w:p>
        </w:tc>
      </w:tr>
      <w:tr w:rsidR="004F7AE9" w14:paraId="690DFC70"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526711D" w14:textId="77777777" w:rsidR="004F7AE9" w:rsidRDefault="00EB3C86">
            <w:pPr>
              <w:spacing w:after="0"/>
              <w:rPr>
                <w:rFonts w:hint="eastAsia"/>
              </w:rPr>
            </w:pPr>
            <w:r>
              <w:rPr>
                <w:sz w:val="16"/>
              </w:rPr>
              <w:t>Warm Silver</w:t>
            </w:r>
          </w:p>
        </w:tc>
        <w:tc>
          <w:tcPr>
            <w:tcW w:w="208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ECE2347" w14:textId="77777777" w:rsidR="004F7AE9" w:rsidRDefault="00EB3C86">
            <w:pPr>
              <w:spacing w:after="0"/>
              <w:rPr>
                <w:rFonts w:hint="eastAsia"/>
              </w:rPr>
            </w:pPr>
            <w:r>
              <w:rPr>
                <w:sz w:val="16"/>
              </w:rPr>
              <w:t>C0 M2 Y6 K35</w:t>
            </w:r>
          </w:p>
        </w:tc>
        <w:tc>
          <w:tcPr>
            <w:tcW w:w="165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52C280B" w14:textId="77777777" w:rsidR="004F7AE9" w:rsidRDefault="00EB3C86">
            <w:pPr>
              <w:spacing w:after="0"/>
              <w:rPr>
                <w:rFonts w:hint="eastAsia"/>
              </w:rPr>
            </w:pPr>
            <w:r>
              <w:rPr>
                <w:sz w:val="16"/>
              </w:rPr>
              <w:t>#BCBAB4</w:t>
            </w:r>
          </w:p>
        </w:tc>
        <w:tc>
          <w:tcPr>
            <w:tcW w:w="352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A091241" w14:textId="77777777" w:rsidR="004F7AE9" w:rsidRDefault="00EB3C86">
            <w:pPr>
              <w:spacing w:after="0"/>
              <w:rPr>
                <w:rFonts w:hint="eastAsia"/>
              </w:rPr>
            </w:pPr>
            <w:r>
              <w:rPr>
                <w:sz w:val="16"/>
              </w:rPr>
              <w:t>Rules, quiet fills, secondary fields</w:t>
            </w:r>
          </w:p>
        </w:tc>
      </w:tr>
      <w:tr w:rsidR="004F7AE9" w14:paraId="7B85019C"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89A30B3" w14:textId="77777777" w:rsidR="004F7AE9" w:rsidRDefault="00EB3C86">
            <w:pPr>
              <w:spacing w:after="0"/>
              <w:rPr>
                <w:rFonts w:hint="eastAsia"/>
              </w:rPr>
            </w:pPr>
            <w:r>
              <w:rPr>
                <w:sz w:val="16"/>
              </w:rPr>
              <w:t>Black Alternative</w:t>
            </w:r>
          </w:p>
        </w:tc>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E4B1EF7" w14:textId="77777777" w:rsidR="004F7AE9" w:rsidRDefault="00EB3C86">
            <w:pPr>
              <w:spacing w:after="0"/>
              <w:rPr>
                <w:rFonts w:hint="eastAsia"/>
              </w:rPr>
            </w:pPr>
            <w:r>
              <w:rPr>
                <w:sz w:val="16"/>
              </w:rPr>
              <w:t>C0 M0 Y0 K87</w:t>
            </w:r>
          </w:p>
        </w:tc>
        <w:tc>
          <w:tcPr>
            <w:tcW w:w="165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2EFBEB4" w14:textId="77777777" w:rsidR="004F7AE9" w:rsidRDefault="00EB3C86">
            <w:pPr>
              <w:spacing w:after="0"/>
              <w:rPr>
                <w:rFonts w:hint="eastAsia"/>
              </w:rPr>
            </w:pPr>
            <w:r>
              <w:rPr>
                <w:sz w:val="16"/>
              </w:rPr>
              <w:t>#454443</w:t>
            </w:r>
          </w:p>
        </w:tc>
        <w:tc>
          <w:tcPr>
            <w:tcW w:w="35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273B21F" w14:textId="77777777" w:rsidR="004F7AE9" w:rsidRDefault="00EB3C86">
            <w:pPr>
              <w:spacing w:after="0"/>
              <w:rPr>
                <w:rFonts w:hint="eastAsia"/>
              </w:rPr>
            </w:pPr>
            <w:r>
              <w:rPr>
                <w:sz w:val="16"/>
              </w:rPr>
              <w:t>Approved alternative dark from supplied asset</w:t>
            </w:r>
          </w:p>
        </w:tc>
      </w:tr>
      <w:tr w:rsidR="004F7AE9" w14:paraId="0446AE96"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89BC046" w14:textId="77777777" w:rsidR="004F7AE9" w:rsidRDefault="00EB3C86">
            <w:pPr>
              <w:spacing w:after="0"/>
              <w:rPr>
                <w:rFonts w:hint="eastAsia"/>
              </w:rPr>
            </w:pPr>
            <w:r>
              <w:rPr>
                <w:sz w:val="16"/>
              </w:rPr>
              <w:t>Clariq Gold</w:t>
            </w:r>
          </w:p>
        </w:tc>
        <w:tc>
          <w:tcPr>
            <w:tcW w:w="208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A2C07FC" w14:textId="77777777" w:rsidR="004F7AE9" w:rsidRDefault="00EB3C86">
            <w:pPr>
              <w:spacing w:after="0"/>
              <w:rPr>
                <w:rFonts w:hint="eastAsia"/>
              </w:rPr>
            </w:pPr>
            <w:r>
              <w:rPr>
                <w:sz w:val="16"/>
              </w:rPr>
              <w:t>C0 M18 Y51 K27</w:t>
            </w:r>
          </w:p>
        </w:tc>
        <w:tc>
          <w:tcPr>
            <w:tcW w:w="165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63B1E20" w14:textId="77777777" w:rsidR="004F7AE9" w:rsidRDefault="00EB3C86">
            <w:pPr>
              <w:spacing w:after="0"/>
              <w:rPr>
                <w:rFonts w:hint="eastAsia"/>
              </w:rPr>
            </w:pPr>
            <w:r>
              <w:rPr>
                <w:sz w:val="16"/>
              </w:rPr>
              <w:t>#C9AC75</w:t>
            </w:r>
          </w:p>
        </w:tc>
        <w:tc>
          <w:tcPr>
            <w:tcW w:w="352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4FF615A" w14:textId="77777777" w:rsidR="004F7AE9" w:rsidRDefault="00EB3C86">
            <w:pPr>
              <w:spacing w:after="0"/>
              <w:rPr>
                <w:rFonts w:hint="eastAsia"/>
              </w:rPr>
            </w:pPr>
            <w:r>
              <w:rPr>
                <w:sz w:val="16"/>
              </w:rPr>
              <w:t>Accent, premium detail and provenance device</w:t>
            </w:r>
          </w:p>
        </w:tc>
      </w:tr>
    </w:tbl>
    <w:p w14:paraId="26A471C2" w14:textId="77777777" w:rsidR="004F7AE9" w:rsidRDefault="00EB3C86">
      <w:pPr>
        <w:pStyle w:val="Heading2"/>
      </w:pPr>
      <w:r>
        <w:t>Palette behaviour</w:t>
      </w:r>
    </w:p>
    <w:tbl>
      <w:tblPr>
        <w:tblW w:w="0" w:type="auto"/>
        <w:tblLayout w:type="fixed"/>
        <w:tblLook w:val="04A0" w:firstRow="1" w:lastRow="0" w:firstColumn="1" w:lastColumn="0" w:noHBand="0" w:noVBand="1"/>
      </w:tblPr>
      <w:tblGrid>
        <w:gridCol w:w="1639"/>
        <w:gridCol w:w="1639"/>
        <w:gridCol w:w="1639"/>
        <w:gridCol w:w="1639"/>
        <w:gridCol w:w="1639"/>
        <w:gridCol w:w="1639"/>
      </w:tblGrid>
      <w:tr w:rsidR="004F7AE9" w14:paraId="678A3299" w14:textId="77777777">
        <w:tc>
          <w:tcPr>
            <w:tcW w:w="1639" w:type="dxa"/>
            <w:shd w:val="clear" w:color="auto" w:fill="1D1D1B"/>
            <w:tcMar>
              <w:top w:w="100" w:type="dxa"/>
              <w:left w:w="80" w:type="dxa"/>
              <w:bottom w:w="100" w:type="dxa"/>
              <w:right w:w="80" w:type="dxa"/>
            </w:tcMar>
          </w:tcPr>
          <w:p w14:paraId="0DACDAF9" w14:textId="77777777" w:rsidR="004F7AE9" w:rsidRDefault="00EB3C86">
            <w:pPr>
              <w:rPr>
                <w:rFonts w:hint="eastAsia"/>
              </w:rPr>
            </w:pPr>
            <w:r>
              <w:rPr>
                <w:b/>
                <w:color w:val="FFFFFF"/>
                <w:sz w:val="13"/>
              </w:rPr>
              <w:br/>
            </w:r>
            <w:r>
              <w:rPr>
                <w:b/>
                <w:color w:val="FFFFFF"/>
                <w:sz w:val="13"/>
              </w:rPr>
              <w:br/>
              <w:t>Off Black</w:t>
            </w:r>
          </w:p>
        </w:tc>
        <w:tc>
          <w:tcPr>
            <w:tcW w:w="1639" w:type="dxa"/>
            <w:shd w:val="clear" w:color="auto" w:fill="FAF9F6"/>
            <w:tcMar>
              <w:top w:w="100" w:type="dxa"/>
              <w:left w:w="80" w:type="dxa"/>
              <w:bottom w:w="100" w:type="dxa"/>
              <w:right w:w="80" w:type="dxa"/>
            </w:tcMar>
          </w:tcPr>
          <w:p w14:paraId="3B593E7A" w14:textId="77777777" w:rsidR="004F7AE9" w:rsidRDefault="00EB3C86">
            <w:pPr>
              <w:rPr>
                <w:rFonts w:hint="eastAsia"/>
              </w:rPr>
            </w:pPr>
            <w:r>
              <w:rPr>
                <w:b/>
                <w:color w:val="1D1D1B"/>
                <w:sz w:val="13"/>
              </w:rPr>
              <w:br/>
            </w:r>
            <w:r>
              <w:rPr>
                <w:b/>
                <w:color w:val="1D1D1B"/>
                <w:sz w:val="13"/>
              </w:rPr>
              <w:br/>
              <w:t>Stone White</w:t>
            </w:r>
          </w:p>
        </w:tc>
        <w:tc>
          <w:tcPr>
            <w:tcW w:w="1639" w:type="dxa"/>
            <w:shd w:val="clear" w:color="auto" w:fill="525355"/>
            <w:tcMar>
              <w:top w:w="100" w:type="dxa"/>
              <w:left w:w="80" w:type="dxa"/>
              <w:bottom w:w="100" w:type="dxa"/>
              <w:right w:w="80" w:type="dxa"/>
            </w:tcMar>
          </w:tcPr>
          <w:p w14:paraId="69BE94C0" w14:textId="77777777" w:rsidR="004F7AE9" w:rsidRDefault="00EB3C86">
            <w:pPr>
              <w:rPr>
                <w:rFonts w:hint="eastAsia"/>
              </w:rPr>
            </w:pPr>
            <w:r>
              <w:rPr>
                <w:b/>
                <w:color w:val="FFFFFF"/>
                <w:sz w:val="13"/>
              </w:rPr>
              <w:br/>
            </w:r>
            <w:r>
              <w:rPr>
                <w:b/>
                <w:color w:val="FFFFFF"/>
                <w:sz w:val="13"/>
              </w:rPr>
              <w:br/>
              <w:t>Charcoal</w:t>
            </w:r>
          </w:p>
        </w:tc>
        <w:tc>
          <w:tcPr>
            <w:tcW w:w="1639" w:type="dxa"/>
            <w:shd w:val="clear" w:color="auto" w:fill="BCBAB4"/>
            <w:tcMar>
              <w:top w:w="100" w:type="dxa"/>
              <w:left w:w="80" w:type="dxa"/>
              <w:bottom w:w="100" w:type="dxa"/>
              <w:right w:w="80" w:type="dxa"/>
            </w:tcMar>
          </w:tcPr>
          <w:p w14:paraId="4F5D8010" w14:textId="77777777" w:rsidR="004F7AE9" w:rsidRDefault="00EB3C86">
            <w:pPr>
              <w:rPr>
                <w:rFonts w:hint="eastAsia"/>
              </w:rPr>
            </w:pPr>
            <w:r>
              <w:rPr>
                <w:b/>
                <w:color w:val="1D1D1B"/>
                <w:sz w:val="13"/>
              </w:rPr>
              <w:br/>
            </w:r>
            <w:r>
              <w:rPr>
                <w:b/>
                <w:color w:val="1D1D1B"/>
                <w:sz w:val="13"/>
              </w:rPr>
              <w:br/>
              <w:t>Warm Silver</w:t>
            </w:r>
          </w:p>
        </w:tc>
        <w:tc>
          <w:tcPr>
            <w:tcW w:w="1639" w:type="dxa"/>
            <w:shd w:val="clear" w:color="auto" w:fill="454443"/>
            <w:tcMar>
              <w:top w:w="100" w:type="dxa"/>
              <w:left w:w="80" w:type="dxa"/>
              <w:bottom w:w="100" w:type="dxa"/>
              <w:right w:w="80" w:type="dxa"/>
            </w:tcMar>
          </w:tcPr>
          <w:p w14:paraId="5106B862" w14:textId="77777777" w:rsidR="004F7AE9" w:rsidRDefault="00EB3C86">
            <w:pPr>
              <w:rPr>
                <w:rFonts w:hint="eastAsia"/>
              </w:rPr>
            </w:pPr>
            <w:r>
              <w:rPr>
                <w:b/>
                <w:color w:val="FFFFFF"/>
                <w:sz w:val="13"/>
              </w:rPr>
              <w:br/>
            </w:r>
            <w:r>
              <w:rPr>
                <w:b/>
                <w:color w:val="FFFFFF"/>
                <w:sz w:val="13"/>
              </w:rPr>
              <w:br/>
              <w:t>Black Alternative</w:t>
            </w:r>
          </w:p>
        </w:tc>
        <w:tc>
          <w:tcPr>
            <w:tcW w:w="1639" w:type="dxa"/>
            <w:shd w:val="clear" w:color="auto" w:fill="C9AC75"/>
            <w:tcMar>
              <w:top w:w="100" w:type="dxa"/>
              <w:left w:w="80" w:type="dxa"/>
              <w:bottom w:w="100" w:type="dxa"/>
              <w:right w:w="80" w:type="dxa"/>
            </w:tcMar>
          </w:tcPr>
          <w:p w14:paraId="09DC67E3" w14:textId="77777777" w:rsidR="004F7AE9" w:rsidRDefault="00EB3C86">
            <w:pPr>
              <w:rPr>
                <w:rFonts w:hint="eastAsia"/>
              </w:rPr>
            </w:pPr>
            <w:r>
              <w:rPr>
                <w:b/>
                <w:color w:val="1D1D1B"/>
                <w:sz w:val="13"/>
              </w:rPr>
              <w:br/>
            </w:r>
            <w:r>
              <w:rPr>
                <w:b/>
                <w:color w:val="1D1D1B"/>
                <w:sz w:val="13"/>
              </w:rPr>
              <w:br/>
              <w:t>Clariq Gold</w:t>
            </w:r>
          </w:p>
        </w:tc>
      </w:tr>
    </w:tbl>
    <w:p w14:paraId="3BC40E32" w14:textId="77777777" w:rsidR="004F7AE9" w:rsidRDefault="00EB3C86">
      <w:pPr>
        <w:pStyle w:val="Heading2"/>
      </w:pPr>
      <w:r>
        <w:t>Usage ratio</w:t>
      </w:r>
    </w:p>
    <w:p w14:paraId="6B615C3E" w14:textId="77777777" w:rsidR="004F7AE9" w:rsidRDefault="00EB3C86">
      <w:pPr>
        <w:rPr>
          <w:rFonts w:hint="eastAsia"/>
        </w:rPr>
      </w:pPr>
      <w:r>
        <w:t>Recommended starting ratio: 60% Stone White or white, 25% Off Black / Charcoal, 10% Warm Silver, 5% Gold. Ratios are directional, not a mathematical requirement. Gold should signal importance, provenance or premium detail rather than becoming a default body colour.</w:t>
      </w:r>
    </w:p>
    <w:p w14:paraId="111CACB0" w14:textId="77777777" w:rsidR="004F7AE9" w:rsidRDefault="00EB3C86">
      <w:pPr>
        <w:pStyle w:val="Heading2"/>
      </w:pPr>
      <w:r>
        <w:t>Production rules</w:t>
      </w:r>
    </w:p>
    <w:p w14:paraId="1419A0A6" w14:textId="77777777" w:rsidR="004F7AE9" w:rsidRDefault="00EB3C86">
      <w:pPr>
        <w:pStyle w:val="ListBullet"/>
        <w:rPr>
          <w:rFonts w:hint="eastAsia"/>
        </w:rPr>
      </w:pPr>
      <w:r>
        <w:t>Use CMYK artwork for process print and obtain printer proofs for colour-critical work.</w:t>
      </w:r>
    </w:p>
    <w:p w14:paraId="3634C970" w14:textId="77777777" w:rsidR="004F7AE9" w:rsidRDefault="00EB3C86">
      <w:pPr>
        <w:pStyle w:val="ListBullet"/>
        <w:rPr>
          <w:rFonts w:hint="eastAsia"/>
        </w:rPr>
      </w:pPr>
      <w:r>
        <w:t>Do not convert a single colour mechanically across unknown colour profiles.</w:t>
      </w:r>
    </w:p>
    <w:p w14:paraId="22208BF4" w14:textId="77777777" w:rsidR="004F7AE9" w:rsidRDefault="00EB3C86">
      <w:pPr>
        <w:pStyle w:val="ListBullet"/>
        <w:rPr>
          <w:rFonts w:hint="eastAsia"/>
        </w:rPr>
      </w:pPr>
      <w:r>
        <w:t>Specify spot colours only after a printer produces and Clariq approves a physical match.</w:t>
      </w:r>
    </w:p>
    <w:p w14:paraId="55A5E74E" w14:textId="77777777" w:rsidR="004F7AE9" w:rsidRDefault="00EB3C86">
      <w:pPr>
        <w:pStyle w:val="ListBullet"/>
        <w:rPr>
          <w:rFonts w:hint="eastAsia"/>
        </w:rPr>
      </w:pPr>
      <w:r>
        <w:t>For large dark areas, agree ink build and trapping with the printer; do not invent a rich black without production review.</w:t>
      </w:r>
    </w:p>
    <w:p w14:paraId="58A7891B" w14:textId="77777777" w:rsidR="004F7AE9" w:rsidRDefault="00EB3C86">
      <w:pPr>
        <w:pStyle w:val="ListBullet"/>
        <w:rPr>
          <w:rFonts w:hint="eastAsia"/>
        </w:rPr>
      </w:pPr>
      <w:r>
        <w:t>Record substrate, finish and approved proof with each packaging specification.</w:t>
      </w:r>
    </w:p>
    <w:tbl>
      <w:tblPr>
        <w:tblW w:w="0" w:type="auto"/>
        <w:jc w:val="center"/>
        <w:tblLayout w:type="fixed"/>
        <w:tblLook w:val="04A0" w:firstRow="1" w:lastRow="0" w:firstColumn="1" w:lastColumn="0" w:noHBand="0" w:noVBand="1"/>
      </w:tblPr>
      <w:tblGrid>
        <w:gridCol w:w="4917"/>
        <w:gridCol w:w="4917"/>
      </w:tblGrid>
      <w:tr w:rsidR="004F7AE9" w14:paraId="386FDBBD" w14:textId="77777777">
        <w:trPr>
          <w:jc w:val="center"/>
        </w:trPr>
        <w:tc>
          <w:tcPr>
            <w:tcW w:w="4917" w:type="dxa"/>
            <w:shd w:val="clear" w:color="auto" w:fill="C9AC75"/>
            <w:tcMar>
              <w:top w:w="0" w:type="dxa"/>
              <w:left w:w="0" w:type="dxa"/>
              <w:bottom w:w="0" w:type="dxa"/>
              <w:right w:w="0" w:type="dxa"/>
            </w:tcMar>
          </w:tcPr>
          <w:p w14:paraId="2E43AE9F"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758ECD1F" w14:textId="77777777" w:rsidR="004F7AE9" w:rsidRDefault="00EB3C86">
            <w:pPr>
              <w:rPr>
                <w:rFonts w:hint="eastAsia"/>
              </w:rPr>
            </w:pPr>
            <w:r>
              <w:rPr>
                <w:b/>
                <w:color w:val="C9AC75"/>
                <w:sz w:val="16"/>
              </w:rPr>
              <w:t>COLOUR CONTROL</w:t>
            </w:r>
          </w:p>
          <w:p w14:paraId="0260036B" w14:textId="77777777" w:rsidR="004F7AE9" w:rsidRDefault="00EB3C86">
            <w:pPr>
              <w:rPr>
                <w:rFonts w:hint="eastAsia"/>
              </w:rPr>
            </w:pPr>
            <w:r>
              <w:t>The supplied A4 and 1300 colour proofs remain the source references for current CMYK values. Digital hex values in this guide are practical references sampled from supplied raster assets, not certified cross-media matches.</w:t>
            </w:r>
          </w:p>
        </w:tc>
      </w:tr>
    </w:tbl>
    <w:p w14:paraId="364DC086" w14:textId="77777777" w:rsidR="004F7AE9" w:rsidRDefault="00EB3C86">
      <w:pPr>
        <w:pStyle w:val="Eyebrow"/>
        <w:rPr>
          <w:rFonts w:hint="eastAsia"/>
        </w:rPr>
      </w:pPr>
      <w:r>
        <w:t>CLARIQ BRAND SYSTEM</w:t>
      </w:r>
    </w:p>
    <w:p w14:paraId="5FDF9D82" w14:textId="77777777" w:rsidR="004F7AE9" w:rsidRDefault="00EB3C86">
      <w:pPr>
        <w:pStyle w:val="Heading1"/>
      </w:pPr>
      <w:r>
        <w:lastRenderedPageBreak/>
        <w:t>04  Typography</w:t>
      </w:r>
    </w:p>
    <w:p w14:paraId="20AA7359" w14:textId="77777777" w:rsidR="004F7AE9" w:rsidRDefault="00EB3C86">
      <w:pPr>
        <w:pStyle w:val="Lead"/>
        <w:rPr>
          <w:rFonts w:hint="eastAsia"/>
        </w:rPr>
      </w:pPr>
      <w:r>
        <w:t>A disciplined, spacious system that keeps information easy to navigate.</w:t>
      </w:r>
    </w:p>
    <w:p w14:paraId="4617DF1E" w14:textId="77777777" w:rsidR="004F7AE9" w:rsidRDefault="00EB3C86">
      <w:pPr>
        <w:pStyle w:val="Heading2"/>
      </w:pPr>
      <w:r>
        <w:t>Recommended font stack</w:t>
      </w:r>
    </w:p>
    <w:tbl>
      <w:tblPr>
        <w:tblW w:w="0" w:type="auto"/>
        <w:jc w:val="center"/>
        <w:tblLayout w:type="fixed"/>
        <w:tblLook w:val="04A0" w:firstRow="1" w:lastRow="0" w:firstColumn="1" w:lastColumn="0" w:noHBand="0" w:noVBand="1"/>
      </w:tblPr>
      <w:tblGrid>
        <w:gridCol w:w="4917"/>
        <w:gridCol w:w="2459"/>
        <w:gridCol w:w="2459"/>
        <w:gridCol w:w="2592"/>
        <w:gridCol w:w="231"/>
      </w:tblGrid>
      <w:tr w:rsidR="004F7AE9" w14:paraId="3EBE33C6" w14:textId="77777777">
        <w:trPr>
          <w:gridAfter w:val="1"/>
          <w:wAfter w:w="231" w:type="dxa"/>
          <w:tblHeader/>
          <w:jc w:val="center"/>
        </w:trPr>
        <w:tc>
          <w:tcPr>
            <w:tcW w:w="2459" w:type="dxa"/>
            <w:shd w:val="clear" w:color="auto" w:fill="1D1D1B"/>
            <w:tcMar>
              <w:top w:w="120" w:type="dxa"/>
              <w:left w:w="130" w:type="dxa"/>
              <w:bottom w:w="120" w:type="dxa"/>
              <w:right w:w="130" w:type="dxa"/>
            </w:tcMar>
            <w:vAlign w:val="center"/>
          </w:tcPr>
          <w:p w14:paraId="1CD76E2C" w14:textId="77777777" w:rsidR="004F7AE9" w:rsidRDefault="00EB3C86">
            <w:pPr>
              <w:rPr>
                <w:rFonts w:hint="eastAsia"/>
              </w:rPr>
            </w:pPr>
            <w:r>
              <w:rPr>
                <w:b/>
                <w:color w:val="FAF9F6"/>
                <w:sz w:val="15"/>
              </w:rPr>
              <w:t>ROLE</w:t>
            </w:r>
          </w:p>
        </w:tc>
        <w:tc>
          <w:tcPr>
            <w:tcW w:w="2459" w:type="dxa"/>
            <w:shd w:val="clear" w:color="auto" w:fill="1D1D1B"/>
            <w:tcMar>
              <w:top w:w="120" w:type="dxa"/>
              <w:left w:w="130" w:type="dxa"/>
              <w:bottom w:w="120" w:type="dxa"/>
              <w:right w:w="130" w:type="dxa"/>
            </w:tcMar>
            <w:vAlign w:val="center"/>
          </w:tcPr>
          <w:p w14:paraId="0FAA5385" w14:textId="77777777" w:rsidR="004F7AE9" w:rsidRDefault="00EB3C86">
            <w:pPr>
              <w:rPr>
                <w:rFonts w:hint="eastAsia"/>
              </w:rPr>
            </w:pPr>
            <w:r>
              <w:rPr>
                <w:b/>
                <w:color w:val="FAF9F6"/>
                <w:sz w:val="15"/>
              </w:rPr>
              <w:t>PREFERRED</w:t>
            </w:r>
          </w:p>
        </w:tc>
        <w:tc>
          <w:tcPr>
            <w:tcW w:w="2459" w:type="dxa"/>
            <w:shd w:val="clear" w:color="auto" w:fill="1D1D1B"/>
            <w:tcMar>
              <w:top w:w="120" w:type="dxa"/>
              <w:left w:w="130" w:type="dxa"/>
              <w:bottom w:w="120" w:type="dxa"/>
              <w:right w:w="130" w:type="dxa"/>
            </w:tcMar>
            <w:vAlign w:val="center"/>
          </w:tcPr>
          <w:p w14:paraId="1452DE60" w14:textId="77777777" w:rsidR="004F7AE9" w:rsidRDefault="00EB3C86">
            <w:pPr>
              <w:rPr>
                <w:rFonts w:hint="eastAsia"/>
              </w:rPr>
            </w:pPr>
            <w:r>
              <w:rPr>
                <w:b/>
                <w:color w:val="FAF9F6"/>
                <w:sz w:val="15"/>
              </w:rPr>
              <w:t>FALLBACK</w:t>
            </w:r>
          </w:p>
        </w:tc>
        <w:tc>
          <w:tcPr>
            <w:tcW w:w="2459" w:type="dxa"/>
            <w:shd w:val="clear" w:color="auto" w:fill="1D1D1B"/>
            <w:tcMar>
              <w:top w:w="120" w:type="dxa"/>
              <w:left w:w="130" w:type="dxa"/>
              <w:bottom w:w="120" w:type="dxa"/>
              <w:right w:w="130" w:type="dxa"/>
            </w:tcMar>
            <w:vAlign w:val="center"/>
          </w:tcPr>
          <w:p w14:paraId="4A29C02C" w14:textId="77777777" w:rsidR="004F7AE9" w:rsidRDefault="00EB3C86">
            <w:pPr>
              <w:rPr>
                <w:rFonts w:hint="eastAsia"/>
              </w:rPr>
            </w:pPr>
            <w:r>
              <w:rPr>
                <w:b/>
                <w:color w:val="FAF9F6"/>
                <w:sz w:val="15"/>
              </w:rPr>
              <w:t>TREATMENT</w:t>
            </w:r>
          </w:p>
        </w:tc>
      </w:tr>
      <w:tr w:rsidR="004F7AE9" w14:paraId="6AD3EBEA" w14:textId="77777777">
        <w:trPr>
          <w:gridAfter w:val="1"/>
          <w:wAfter w:w="231"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1D4F9F7" w14:textId="77777777" w:rsidR="004F7AE9" w:rsidRDefault="00EB3C86">
            <w:pPr>
              <w:spacing w:after="0"/>
              <w:rPr>
                <w:rFonts w:hint="eastAsia"/>
              </w:rPr>
            </w:pPr>
            <w:r>
              <w:rPr>
                <w:sz w:val="16"/>
              </w:rPr>
              <w:t>Display / headlines</w:t>
            </w:r>
          </w:p>
        </w:tc>
        <w:tc>
          <w:tcPr>
            <w:tcW w:w="23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28633B4" w14:textId="77777777" w:rsidR="004F7AE9" w:rsidRDefault="00EB3C86">
            <w:pPr>
              <w:spacing w:after="0"/>
              <w:rPr>
                <w:rFonts w:hint="eastAsia"/>
              </w:rPr>
            </w:pPr>
            <w:r>
              <w:rPr>
                <w:sz w:val="16"/>
              </w:rPr>
              <w:t>Montserrat SemiBold</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17A31FE" w14:textId="77777777" w:rsidR="004F7AE9" w:rsidRDefault="00EB3C86">
            <w:pPr>
              <w:spacing w:after="0"/>
              <w:rPr>
                <w:rFonts w:hint="eastAsia"/>
              </w:rPr>
            </w:pPr>
            <w:r>
              <w:rPr>
                <w:sz w:val="16"/>
              </w:rPr>
              <w:t>Aptos Display / Arial Bold</w:t>
            </w:r>
          </w:p>
        </w:tc>
        <w:tc>
          <w:tcPr>
            <w:tcW w:w="25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7DCC08D" w14:textId="77777777" w:rsidR="004F7AE9" w:rsidRDefault="00EB3C86">
            <w:pPr>
              <w:spacing w:after="0"/>
              <w:rPr>
                <w:rFonts w:hint="eastAsia"/>
              </w:rPr>
            </w:pPr>
            <w:r>
              <w:rPr>
                <w:sz w:val="16"/>
              </w:rPr>
              <w:t>Sentence case; compact; confident</w:t>
            </w:r>
          </w:p>
        </w:tc>
      </w:tr>
      <w:tr w:rsidR="004F7AE9" w14:paraId="63FF7163" w14:textId="77777777">
        <w:trPr>
          <w:gridAfter w:val="1"/>
          <w:wAfter w:w="231"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F0E523D" w14:textId="77777777" w:rsidR="004F7AE9" w:rsidRDefault="00EB3C86">
            <w:pPr>
              <w:spacing w:after="0"/>
              <w:rPr>
                <w:rFonts w:hint="eastAsia"/>
              </w:rPr>
            </w:pPr>
            <w:r>
              <w:rPr>
                <w:sz w:val="16"/>
              </w:rPr>
              <w:t>Body / UI</w:t>
            </w:r>
          </w:p>
        </w:tc>
        <w:tc>
          <w:tcPr>
            <w:tcW w:w="23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375CD18" w14:textId="77777777" w:rsidR="004F7AE9" w:rsidRDefault="00EB3C86">
            <w:pPr>
              <w:spacing w:after="0"/>
              <w:rPr>
                <w:rFonts w:hint="eastAsia"/>
              </w:rPr>
            </w:pPr>
            <w:r>
              <w:rPr>
                <w:sz w:val="16"/>
              </w:rPr>
              <w:t>Inter Regular</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949F0E1" w14:textId="77777777" w:rsidR="004F7AE9" w:rsidRDefault="00EB3C86">
            <w:pPr>
              <w:spacing w:after="0"/>
              <w:rPr>
                <w:rFonts w:hint="eastAsia"/>
              </w:rPr>
            </w:pPr>
            <w:r>
              <w:rPr>
                <w:sz w:val="16"/>
              </w:rPr>
              <w:t>Aptos / Arial</w:t>
            </w:r>
          </w:p>
        </w:tc>
        <w:tc>
          <w:tcPr>
            <w:tcW w:w="25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4AAB570" w14:textId="77777777" w:rsidR="004F7AE9" w:rsidRDefault="00EB3C86">
            <w:pPr>
              <w:spacing w:after="0"/>
              <w:rPr>
                <w:rFonts w:hint="eastAsia"/>
              </w:rPr>
            </w:pPr>
            <w:r>
              <w:rPr>
                <w:sz w:val="16"/>
              </w:rPr>
              <w:t>Highly readable; neutral; concise</w:t>
            </w:r>
          </w:p>
        </w:tc>
      </w:tr>
      <w:tr w:rsidR="004F7AE9" w14:paraId="3C8D768C" w14:textId="77777777">
        <w:trPr>
          <w:gridAfter w:val="1"/>
          <w:wAfter w:w="231"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9ADCBCA" w14:textId="77777777" w:rsidR="004F7AE9" w:rsidRDefault="00EB3C86">
            <w:pPr>
              <w:spacing w:after="0"/>
              <w:rPr>
                <w:rFonts w:hint="eastAsia"/>
              </w:rPr>
            </w:pPr>
            <w:r>
              <w:rPr>
                <w:sz w:val="16"/>
              </w:rPr>
              <w:t>Data / technical</w:t>
            </w:r>
          </w:p>
        </w:tc>
        <w:tc>
          <w:tcPr>
            <w:tcW w:w="23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B6FE2A4" w14:textId="77777777" w:rsidR="004F7AE9" w:rsidRDefault="00EB3C86">
            <w:pPr>
              <w:spacing w:after="0"/>
              <w:rPr>
                <w:rFonts w:hint="eastAsia"/>
              </w:rPr>
            </w:pPr>
            <w:r>
              <w:rPr>
                <w:sz w:val="16"/>
              </w:rPr>
              <w:t>Inter Medium</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E569AC1" w14:textId="77777777" w:rsidR="004F7AE9" w:rsidRDefault="00EB3C86">
            <w:pPr>
              <w:spacing w:after="0"/>
              <w:rPr>
                <w:rFonts w:hint="eastAsia"/>
              </w:rPr>
            </w:pPr>
            <w:r>
              <w:rPr>
                <w:sz w:val="16"/>
              </w:rPr>
              <w:t>Aptos / Arial</w:t>
            </w:r>
          </w:p>
        </w:tc>
        <w:tc>
          <w:tcPr>
            <w:tcW w:w="25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B7B8441" w14:textId="77777777" w:rsidR="004F7AE9" w:rsidRDefault="00EB3C86">
            <w:pPr>
              <w:spacing w:after="0"/>
              <w:rPr>
                <w:rFonts w:hint="eastAsia"/>
              </w:rPr>
            </w:pPr>
            <w:r>
              <w:rPr>
                <w:sz w:val="16"/>
              </w:rPr>
              <w:t>Tabular figures where available</w:t>
            </w:r>
          </w:p>
        </w:tc>
      </w:tr>
      <w:tr w:rsidR="004F7AE9" w14:paraId="34346B81" w14:textId="77777777">
        <w:trPr>
          <w:gridAfter w:val="1"/>
          <w:wAfter w:w="231"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A09B6E6" w14:textId="77777777" w:rsidR="004F7AE9" w:rsidRDefault="00EB3C86">
            <w:pPr>
              <w:spacing w:after="0"/>
              <w:rPr>
                <w:rFonts w:hint="eastAsia"/>
              </w:rPr>
            </w:pPr>
            <w:r>
              <w:rPr>
                <w:sz w:val="16"/>
              </w:rPr>
              <w:t>Office documents</w:t>
            </w:r>
          </w:p>
        </w:tc>
        <w:tc>
          <w:tcPr>
            <w:tcW w:w="23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1BA4776" w14:textId="77777777" w:rsidR="004F7AE9" w:rsidRDefault="00EB3C86">
            <w:pPr>
              <w:spacing w:after="0"/>
              <w:rPr>
                <w:rFonts w:hint="eastAsia"/>
              </w:rPr>
            </w:pPr>
            <w:r>
              <w:rPr>
                <w:sz w:val="16"/>
              </w:rPr>
              <w:t>Aptos</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2542C4B" w14:textId="77777777" w:rsidR="004F7AE9" w:rsidRDefault="00EB3C86">
            <w:pPr>
              <w:spacing w:after="0"/>
              <w:rPr>
                <w:rFonts w:hint="eastAsia"/>
              </w:rPr>
            </w:pPr>
            <w:r>
              <w:rPr>
                <w:sz w:val="16"/>
              </w:rPr>
              <w:t>Arial</w:t>
            </w:r>
          </w:p>
        </w:tc>
        <w:tc>
          <w:tcPr>
            <w:tcW w:w="25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2341C74" w14:textId="77777777" w:rsidR="004F7AE9" w:rsidRDefault="00EB3C86">
            <w:pPr>
              <w:spacing w:after="0"/>
              <w:rPr>
                <w:rFonts w:hint="eastAsia"/>
              </w:rPr>
            </w:pPr>
            <w:r>
              <w:rPr>
                <w:sz w:val="16"/>
              </w:rPr>
              <w:t>Use when external fonts cannot be embedded</w:t>
            </w:r>
          </w:p>
        </w:tc>
      </w:tr>
      <w:tr w:rsidR="004F7AE9" w14:paraId="115AB9F6" w14:textId="77777777">
        <w:trPr>
          <w:jc w:val="center"/>
        </w:trPr>
        <w:tc>
          <w:tcPr>
            <w:tcW w:w="4917" w:type="dxa"/>
            <w:shd w:val="clear" w:color="auto" w:fill="C9AC75"/>
            <w:tcMar>
              <w:top w:w="0" w:type="dxa"/>
              <w:left w:w="0" w:type="dxa"/>
              <w:bottom w:w="0" w:type="dxa"/>
              <w:right w:w="0" w:type="dxa"/>
            </w:tcMar>
          </w:tcPr>
          <w:p w14:paraId="5A0CF3C7" w14:textId="77777777" w:rsidR="004F7AE9" w:rsidRDefault="004F7AE9">
            <w:pPr>
              <w:rPr>
                <w:rFonts w:hint="eastAsia"/>
              </w:rPr>
            </w:pPr>
          </w:p>
        </w:tc>
        <w:tc>
          <w:tcPr>
            <w:tcW w:w="4917" w:type="dxa"/>
            <w:gridSpan w:val="4"/>
            <w:shd w:val="clear" w:color="auto" w:fill="F2F0EB"/>
            <w:tcMar>
              <w:top w:w="140" w:type="dxa"/>
              <w:left w:w="180" w:type="dxa"/>
              <w:bottom w:w="140" w:type="dxa"/>
              <w:right w:w="180" w:type="dxa"/>
            </w:tcMar>
          </w:tcPr>
          <w:p w14:paraId="3DF0F0CF" w14:textId="77777777" w:rsidR="004F7AE9" w:rsidRDefault="00EB3C86">
            <w:pPr>
              <w:rPr>
                <w:rFonts w:hint="eastAsia"/>
              </w:rPr>
            </w:pPr>
            <w:r>
              <w:rPr>
                <w:b/>
                <w:color w:val="C9AC75"/>
                <w:sz w:val="16"/>
              </w:rPr>
              <w:t>APPROVAL NOTE</w:t>
            </w:r>
          </w:p>
          <w:p w14:paraId="5F531508" w14:textId="77777777" w:rsidR="004F7AE9" w:rsidRDefault="00EB3C86">
            <w:pPr>
              <w:rPr>
                <w:rFonts w:hint="eastAsia"/>
              </w:rPr>
            </w:pPr>
            <w:r>
              <w:t>The supplied raster logo contains a custom or artwork-specific wordmark. The font recommendations above are for supporting communications only and must never be used to recreate the CLARIQ wordmark.</w:t>
            </w:r>
          </w:p>
        </w:tc>
      </w:tr>
    </w:tbl>
    <w:p w14:paraId="609CD4FA" w14:textId="77777777" w:rsidR="004F7AE9" w:rsidRDefault="00EB3C86">
      <w:pPr>
        <w:pStyle w:val="Heading2"/>
      </w:pPr>
      <w:r>
        <w:t>Type scale</w:t>
      </w:r>
    </w:p>
    <w:tbl>
      <w:tblPr>
        <w:tblW w:w="0" w:type="auto"/>
        <w:jc w:val="center"/>
        <w:tblLayout w:type="fixed"/>
        <w:tblLook w:val="04A0" w:firstRow="1" w:lastRow="0" w:firstColumn="1" w:lastColumn="0" w:noHBand="0" w:noVBand="1"/>
      </w:tblPr>
      <w:tblGrid>
        <w:gridCol w:w="2459"/>
        <w:gridCol w:w="2459"/>
        <w:gridCol w:w="2459"/>
        <w:gridCol w:w="3600"/>
      </w:tblGrid>
      <w:tr w:rsidR="004F7AE9" w14:paraId="4F90F31D" w14:textId="77777777">
        <w:trPr>
          <w:tblHeader/>
          <w:jc w:val="center"/>
        </w:trPr>
        <w:tc>
          <w:tcPr>
            <w:tcW w:w="2459" w:type="dxa"/>
            <w:shd w:val="clear" w:color="auto" w:fill="1D1D1B"/>
            <w:tcMar>
              <w:top w:w="120" w:type="dxa"/>
              <w:left w:w="130" w:type="dxa"/>
              <w:bottom w:w="120" w:type="dxa"/>
              <w:right w:w="130" w:type="dxa"/>
            </w:tcMar>
            <w:vAlign w:val="center"/>
          </w:tcPr>
          <w:p w14:paraId="7BA36703" w14:textId="77777777" w:rsidR="004F7AE9" w:rsidRDefault="00EB3C86">
            <w:pPr>
              <w:rPr>
                <w:rFonts w:hint="eastAsia"/>
              </w:rPr>
            </w:pPr>
            <w:r>
              <w:rPr>
                <w:b/>
                <w:color w:val="FAF9F6"/>
                <w:sz w:val="15"/>
              </w:rPr>
              <w:t>LEVEL</w:t>
            </w:r>
          </w:p>
        </w:tc>
        <w:tc>
          <w:tcPr>
            <w:tcW w:w="2459" w:type="dxa"/>
            <w:shd w:val="clear" w:color="auto" w:fill="1D1D1B"/>
            <w:tcMar>
              <w:top w:w="120" w:type="dxa"/>
              <w:left w:w="130" w:type="dxa"/>
              <w:bottom w:w="120" w:type="dxa"/>
              <w:right w:w="130" w:type="dxa"/>
            </w:tcMar>
            <w:vAlign w:val="center"/>
          </w:tcPr>
          <w:p w14:paraId="46B3E962" w14:textId="77777777" w:rsidR="004F7AE9" w:rsidRDefault="00EB3C86">
            <w:pPr>
              <w:rPr>
                <w:rFonts w:hint="eastAsia"/>
              </w:rPr>
            </w:pPr>
            <w:r>
              <w:rPr>
                <w:b/>
                <w:color w:val="FAF9F6"/>
                <w:sz w:val="15"/>
              </w:rPr>
              <w:t>PRINT GUIDE</w:t>
            </w:r>
          </w:p>
        </w:tc>
        <w:tc>
          <w:tcPr>
            <w:tcW w:w="2459" w:type="dxa"/>
            <w:shd w:val="clear" w:color="auto" w:fill="1D1D1B"/>
            <w:tcMar>
              <w:top w:w="120" w:type="dxa"/>
              <w:left w:w="130" w:type="dxa"/>
              <w:bottom w:w="120" w:type="dxa"/>
              <w:right w:w="130" w:type="dxa"/>
            </w:tcMar>
            <w:vAlign w:val="center"/>
          </w:tcPr>
          <w:p w14:paraId="7F0D21D9" w14:textId="77777777" w:rsidR="004F7AE9" w:rsidRDefault="00EB3C86">
            <w:pPr>
              <w:rPr>
                <w:rFonts w:hint="eastAsia"/>
              </w:rPr>
            </w:pPr>
            <w:r>
              <w:rPr>
                <w:b/>
                <w:color w:val="FAF9F6"/>
                <w:sz w:val="15"/>
              </w:rPr>
              <w:t>DIGITAL GUIDE</w:t>
            </w:r>
          </w:p>
        </w:tc>
        <w:tc>
          <w:tcPr>
            <w:tcW w:w="2459" w:type="dxa"/>
            <w:shd w:val="clear" w:color="auto" w:fill="1D1D1B"/>
            <w:tcMar>
              <w:top w:w="120" w:type="dxa"/>
              <w:left w:w="130" w:type="dxa"/>
              <w:bottom w:w="120" w:type="dxa"/>
              <w:right w:w="130" w:type="dxa"/>
            </w:tcMar>
            <w:vAlign w:val="center"/>
          </w:tcPr>
          <w:p w14:paraId="35D88C73" w14:textId="77777777" w:rsidR="004F7AE9" w:rsidRDefault="00EB3C86">
            <w:pPr>
              <w:rPr>
                <w:rFonts w:hint="eastAsia"/>
              </w:rPr>
            </w:pPr>
            <w:r>
              <w:rPr>
                <w:b/>
                <w:color w:val="FAF9F6"/>
                <w:sz w:val="15"/>
              </w:rPr>
              <w:t>USE</w:t>
            </w:r>
          </w:p>
        </w:tc>
      </w:tr>
      <w:tr w:rsidR="004F7AE9" w14:paraId="775CE67B"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6CB897D" w14:textId="77777777" w:rsidR="004F7AE9" w:rsidRDefault="00EB3C86">
            <w:pPr>
              <w:spacing w:after="0"/>
              <w:rPr>
                <w:rFonts w:hint="eastAsia"/>
              </w:rPr>
            </w:pPr>
            <w:r>
              <w:rPr>
                <w:sz w:val="16"/>
              </w:rPr>
              <w:t>Display</w:t>
            </w:r>
          </w:p>
        </w:tc>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9662DBE" w14:textId="77777777" w:rsidR="004F7AE9" w:rsidRDefault="00EB3C86">
            <w:pPr>
              <w:spacing w:after="0"/>
              <w:rPr>
                <w:rFonts w:hint="eastAsia"/>
              </w:rPr>
            </w:pPr>
            <w:r>
              <w:rPr>
                <w:sz w:val="16"/>
              </w:rPr>
              <w:t>32–44 pt</w:t>
            </w:r>
          </w:p>
        </w:tc>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FF5A7BD" w14:textId="77777777" w:rsidR="004F7AE9" w:rsidRDefault="00EB3C86">
            <w:pPr>
              <w:spacing w:after="0"/>
              <w:rPr>
                <w:rFonts w:hint="eastAsia"/>
              </w:rPr>
            </w:pPr>
            <w:r>
              <w:rPr>
                <w:sz w:val="16"/>
              </w:rPr>
              <w:t>48–64 px</w:t>
            </w:r>
          </w:p>
        </w:tc>
        <w:tc>
          <w:tcPr>
            <w:tcW w:w="36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E30F612" w14:textId="77777777" w:rsidR="004F7AE9" w:rsidRDefault="00EB3C86">
            <w:pPr>
              <w:spacing w:after="0"/>
              <w:rPr>
                <w:rFonts w:hint="eastAsia"/>
              </w:rPr>
            </w:pPr>
            <w:r>
              <w:rPr>
                <w:sz w:val="16"/>
              </w:rPr>
              <w:t>Covers and campaigns</w:t>
            </w:r>
          </w:p>
        </w:tc>
      </w:tr>
      <w:tr w:rsidR="004F7AE9" w14:paraId="5B413613"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202E3A3" w14:textId="77777777" w:rsidR="004F7AE9" w:rsidRDefault="00EB3C86">
            <w:pPr>
              <w:spacing w:after="0"/>
              <w:rPr>
                <w:rFonts w:hint="eastAsia"/>
              </w:rPr>
            </w:pPr>
            <w:r>
              <w:rPr>
                <w:sz w:val="16"/>
              </w:rPr>
              <w:t>H1</w:t>
            </w:r>
          </w:p>
        </w:tc>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3E3ADE0" w14:textId="77777777" w:rsidR="004F7AE9" w:rsidRDefault="00EB3C86">
            <w:pPr>
              <w:spacing w:after="0"/>
              <w:rPr>
                <w:rFonts w:hint="eastAsia"/>
              </w:rPr>
            </w:pPr>
            <w:r>
              <w:rPr>
                <w:sz w:val="16"/>
              </w:rPr>
              <w:t>22–28 pt</w:t>
            </w:r>
          </w:p>
        </w:tc>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0920CB1" w14:textId="77777777" w:rsidR="004F7AE9" w:rsidRDefault="00EB3C86">
            <w:pPr>
              <w:spacing w:after="0"/>
              <w:rPr>
                <w:rFonts w:hint="eastAsia"/>
              </w:rPr>
            </w:pPr>
            <w:r>
              <w:rPr>
                <w:sz w:val="16"/>
              </w:rPr>
              <w:t>36–44 px</w:t>
            </w:r>
          </w:p>
        </w:tc>
        <w:tc>
          <w:tcPr>
            <w:tcW w:w="36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DFDC37C" w14:textId="77777777" w:rsidR="004F7AE9" w:rsidRDefault="00EB3C86">
            <w:pPr>
              <w:spacing w:after="0"/>
              <w:rPr>
                <w:rFonts w:hint="eastAsia"/>
              </w:rPr>
            </w:pPr>
            <w:r>
              <w:rPr>
                <w:sz w:val="16"/>
              </w:rPr>
              <w:t>Primary page title</w:t>
            </w:r>
          </w:p>
        </w:tc>
      </w:tr>
      <w:tr w:rsidR="004F7AE9" w14:paraId="1BAA0AAF"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FC4626C" w14:textId="77777777" w:rsidR="004F7AE9" w:rsidRDefault="00EB3C86">
            <w:pPr>
              <w:spacing w:after="0"/>
              <w:rPr>
                <w:rFonts w:hint="eastAsia"/>
              </w:rPr>
            </w:pPr>
            <w:r>
              <w:rPr>
                <w:sz w:val="16"/>
              </w:rPr>
              <w:t>H2</w:t>
            </w:r>
          </w:p>
        </w:tc>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C00BC2C" w14:textId="77777777" w:rsidR="004F7AE9" w:rsidRDefault="00EB3C86">
            <w:pPr>
              <w:spacing w:after="0"/>
              <w:rPr>
                <w:rFonts w:hint="eastAsia"/>
              </w:rPr>
            </w:pPr>
            <w:r>
              <w:rPr>
                <w:sz w:val="16"/>
              </w:rPr>
              <w:t>14–18 pt</w:t>
            </w:r>
          </w:p>
        </w:tc>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33FD667" w14:textId="77777777" w:rsidR="004F7AE9" w:rsidRDefault="00EB3C86">
            <w:pPr>
              <w:spacing w:after="0"/>
              <w:rPr>
                <w:rFonts w:hint="eastAsia"/>
              </w:rPr>
            </w:pPr>
            <w:r>
              <w:rPr>
                <w:sz w:val="16"/>
              </w:rPr>
              <w:t>24–30 px</w:t>
            </w:r>
          </w:p>
        </w:tc>
        <w:tc>
          <w:tcPr>
            <w:tcW w:w="36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310EEE7" w14:textId="77777777" w:rsidR="004F7AE9" w:rsidRDefault="00EB3C86">
            <w:pPr>
              <w:spacing w:after="0"/>
              <w:rPr>
                <w:rFonts w:hint="eastAsia"/>
              </w:rPr>
            </w:pPr>
            <w:r>
              <w:rPr>
                <w:sz w:val="16"/>
              </w:rPr>
              <w:t>Major section</w:t>
            </w:r>
          </w:p>
        </w:tc>
      </w:tr>
      <w:tr w:rsidR="004F7AE9" w14:paraId="4A5A2B3C"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5688B3A" w14:textId="77777777" w:rsidR="004F7AE9" w:rsidRDefault="00EB3C86">
            <w:pPr>
              <w:spacing w:after="0"/>
              <w:rPr>
                <w:rFonts w:hint="eastAsia"/>
              </w:rPr>
            </w:pPr>
            <w:r>
              <w:rPr>
                <w:sz w:val="16"/>
              </w:rPr>
              <w:t>H3</w:t>
            </w:r>
          </w:p>
        </w:tc>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B21DFD" w14:textId="77777777" w:rsidR="004F7AE9" w:rsidRDefault="00EB3C86">
            <w:pPr>
              <w:spacing w:after="0"/>
              <w:rPr>
                <w:rFonts w:hint="eastAsia"/>
              </w:rPr>
            </w:pPr>
            <w:r>
              <w:rPr>
                <w:sz w:val="16"/>
              </w:rPr>
              <w:t>10–12 pt</w:t>
            </w:r>
          </w:p>
        </w:tc>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A355EA9" w14:textId="77777777" w:rsidR="004F7AE9" w:rsidRDefault="00EB3C86">
            <w:pPr>
              <w:spacing w:after="0"/>
              <w:rPr>
                <w:rFonts w:hint="eastAsia"/>
              </w:rPr>
            </w:pPr>
            <w:r>
              <w:rPr>
                <w:sz w:val="16"/>
              </w:rPr>
              <w:t>18–20 px</w:t>
            </w:r>
          </w:p>
        </w:tc>
        <w:tc>
          <w:tcPr>
            <w:tcW w:w="36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C7D34A9" w14:textId="77777777" w:rsidR="004F7AE9" w:rsidRDefault="00EB3C86">
            <w:pPr>
              <w:spacing w:after="0"/>
              <w:rPr>
                <w:rFonts w:hint="eastAsia"/>
              </w:rPr>
            </w:pPr>
            <w:r>
              <w:rPr>
                <w:sz w:val="16"/>
              </w:rPr>
              <w:t>Subsection</w:t>
            </w:r>
          </w:p>
        </w:tc>
      </w:tr>
      <w:tr w:rsidR="004F7AE9" w14:paraId="6EF29141"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0396F99" w14:textId="77777777" w:rsidR="004F7AE9" w:rsidRDefault="00EB3C86">
            <w:pPr>
              <w:spacing w:after="0"/>
              <w:rPr>
                <w:rFonts w:hint="eastAsia"/>
              </w:rPr>
            </w:pPr>
            <w:r>
              <w:rPr>
                <w:sz w:val="16"/>
              </w:rPr>
              <w:t>Body</w:t>
            </w:r>
          </w:p>
        </w:tc>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67AE90B" w14:textId="77777777" w:rsidR="004F7AE9" w:rsidRDefault="00EB3C86">
            <w:pPr>
              <w:spacing w:after="0"/>
              <w:rPr>
                <w:rFonts w:hint="eastAsia"/>
              </w:rPr>
            </w:pPr>
            <w:r>
              <w:rPr>
                <w:sz w:val="16"/>
              </w:rPr>
              <w:t>9.5–11 pt</w:t>
            </w:r>
          </w:p>
        </w:tc>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44B2823" w14:textId="77777777" w:rsidR="004F7AE9" w:rsidRDefault="00EB3C86">
            <w:pPr>
              <w:spacing w:after="0"/>
              <w:rPr>
                <w:rFonts w:hint="eastAsia"/>
              </w:rPr>
            </w:pPr>
            <w:r>
              <w:rPr>
                <w:sz w:val="16"/>
              </w:rPr>
              <w:t>16–18 px</w:t>
            </w:r>
          </w:p>
        </w:tc>
        <w:tc>
          <w:tcPr>
            <w:tcW w:w="36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24F801B" w14:textId="77777777" w:rsidR="004F7AE9" w:rsidRDefault="00EB3C86">
            <w:pPr>
              <w:spacing w:after="0"/>
              <w:rPr>
                <w:rFonts w:hint="eastAsia"/>
              </w:rPr>
            </w:pPr>
            <w:r>
              <w:rPr>
                <w:sz w:val="16"/>
              </w:rPr>
              <w:t>Reading text</w:t>
            </w:r>
          </w:p>
        </w:tc>
      </w:tr>
      <w:tr w:rsidR="004F7AE9" w14:paraId="75A73ACD"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ABB57C8" w14:textId="77777777" w:rsidR="004F7AE9" w:rsidRDefault="00EB3C86">
            <w:pPr>
              <w:spacing w:after="0"/>
              <w:rPr>
                <w:rFonts w:hint="eastAsia"/>
              </w:rPr>
            </w:pPr>
            <w:r>
              <w:rPr>
                <w:sz w:val="16"/>
              </w:rPr>
              <w:t>Small</w:t>
            </w:r>
          </w:p>
        </w:tc>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0238686" w14:textId="77777777" w:rsidR="004F7AE9" w:rsidRDefault="00EB3C86">
            <w:pPr>
              <w:spacing w:after="0"/>
              <w:rPr>
                <w:rFonts w:hint="eastAsia"/>
              </w:rPr>
            </w:pPr>
            <w:r>
              <w:rPr>
                <w:sz w:val="16"/>
              </w:rPr>
              <w:t>7.5–9 pt</w:t>
            </w:r>
          </w:p>
        </w:tc>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DEC879D" w14:textId="77777777" w:rsidR="004F7AE9" w:rsidRDefault="00EB3C86">
            <w:pPr>
              <w:spacing w:after="0"/>
              <w:rPr>
                <w:rFonts w:hint="eastAsia"/>
              </w:rPr>
            </w:pPr>
            <w:r>
              <w:rPr>
                <w:sz w:val="16"/>
              </w:rPr>
              <w:t>13–14 px</w:t>
            </w:r>
          </w:p>
        </w:tc>
        <w:tc>
          <w:tcPr>
            <w:tcW w:w="36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61B7012" w14:textId="77777777" w:rsidR="004F7AE9" w:rsidRDefault="00EB3C86">
            <w:pPr>
              <w:spacing w:after="0"/>
              <w:rPr>
                <w:rFonts w:hint="eastAsia"/>
              </w:rPr>
            </w:pPr>
            <w:r>
              <w:rPr>
                <w:sz w:val="16"/>
              </w:rPr>
              <w:t>Captions and metadata only</w:t>
            </w:r>
          </w:p>
        </w:tc>
      </w:tr>
    </w:tbl>
    <w:p w14:paraId="2B87C9A1" w14:textId="77777777" w:rsidR="004F7AE9" w:rsidRDefault="00EB3C86">
      <w:pPr>
        <w:pStyle w:val="Heading2"/>
      </w:pPr>
      <w:r>
        <w:t>Typography rules</w:t>
      </w:r>
    </w:p>
    <w:p w14:paraId="134EE268" w14:textId="77777777" w:rsidR="004F7AE9" w:rsidRDefault="00EB3C86">
      <w:pPr>
        <w:pStyle w:val="ListBullet"/>
        <w:rPr>
          <w:rFonts w:hint="eastAsia"/>
        </w:rPr>
      </w:pPr>
      <w:r>
        <w:t>Use sentence case for headings. Reserve all caps for short eyebrows, labels and the supplied wordmark.</w:t>
      </w:r>
    </w:p>
    <w:p w14:paraId="54507D1B" w14:textId="77777777" w:rsidR="004F7AE9" w:rsidRDefault="00EB3C86">
      <w:pPr>
        <w:pStyle w:val="ListBullet"/>
        <w:rPr>
          <w:rFonts w:hint="eastAsia"/>
        </w:rPr>
      </w:pPr>
      <w:r>
        <w:t>Keep body lines around 55–75 characters where possible.</w:t>
      </w:r>
    </w:p>
    <w:p w14:paraId="2EDC6008" w14:textId="77777777" w:rsidR="004F7AE9" w:rsidRDefault="00EB3C86">
      <w:pPr>
        <w:pStyle w:val="ListBullet"/>
        <w:rPr>
          <w:rFonts w:hint="eastAsia"/>
        </w:rPr>
      </w:pPr>
      <w:r>
        <w:t>Use weight, size and spacing before adding colour.</w:t>
      </w:r>
    </w:p>
    <w:p w14:paraId="575CE9F9" w14:textId="77777777" w:rsidR="004F7AE9" w:rsidRDefault="00EB3C86">
      <w:pPr>
        <w:pStyle w:val="ListBullet"/>
        <w:rPr>
          <w:rFonts w:hint="eastAsia"/>
        </w:rPr>
      </w:pPr>
      <w:r>
        <w:t>Avoid underlining except for hyperlinks.</w:t>
      </w:r>
    </w:p>
    <w:p w14:paraId="2288D1D9" w14:textId="77777777" w:rsidR="004F7AE9" w:rsidRDefault="00EB3C86">
      <w:pPr>
        <w:pStyle w:val="ListBullet"/>
        <w:rPr>
          <w:rFonts w:hint="eastAsia"/>
        </w:rPr>
      </w:pPr>
      <w:r>
        <w:t>Use left alignment for body copy. Avoid justified text.</w:t>
      </w:r>
    </w:p>
    <w:p w14:paraId="75E723E2" w14:textId="77777777" w:rsidR="004F7AE9" w:rsidRDefault="00EB3C86">
      <w:pPr>
        <w:pStyle w:val="ListBullet"/>
        <w:rPr>
          <w:rFonts w:hint="eastAsia"/>
        </w:rPr>
      </w:pPr>
      <w:r>
        <w:t>Use one space after punctuation and consistent NZ English spelling.</w:t>
      </w:r>
    </w:p>
    <w:p w14:paraId="3F587BD4" w14:textId="77777777" w:rsidR="004F7AE9" w:rsidRDefault="00EB3C86">
      <w:pPr>
        <w:pStyle w:val="ListBullet"/>
        <w:rPr>
          <w:rFonts w:hint="eastAsia"/>
        </w:rPr>
      </w:pPr>
      <w:r>
        <w:t>Never manufacture letterspacing inside the logo artwork.</w:t>
      </w:r>
    </w:p>
    <w:p w14:paraId="40934F0E" w14:textId="77777777" w:rsidR="004F7AE9" w:rsidRDefault="00EB3C86">
      <w:pPr>
        <w:pStyle w:val="Eyebrow"/>
        <w:rPr>
          <w:rFonts w:hint="eastAsia"/>
        </w:rPr>
      </w:pPr>
      <w:r>
        <w:t>CLARIQ BRAND SYSTEM</w:t>
      </w:r>
    </w:p>
    <w:p w14:paraId="6E4C9A29" w14:textId="77777777" w:rsidR="004F7AE9" w:rsidRDefault="00EB3C86">
      <w:pPr>
        <w:pStyle w:val="Heading1"/>
      </w:pPr>
      <w:r>
        <w:lastRenderedPageBreak/>
        <w:t>05  Graphic language</w:t>
      </w:r>
    </w:p>
    <w:p w14:paraId="0BC2FB14" w14:textId="77777777" w:rsidR="004F7AE9" w:rsidRDefault="00EB3C86">
      <w:pPr>
        <w:pStyle w:val="Lead"/>
        <w:rPr>
          <w:rFonts w:hint="eastAsia"/>
        </w:rPr>
      </w:pPr>
      <w:r>
        <w:t>Geometry for structure; topography for place; space for confidence.</w:t>
      </w:r>
    </w:p>
    <w:p w14:paraId="5226DC32" w14:textId="77777777" w:rsidR="004F7AE9" w:rsidRDefault="00EB3C86">
      <w:pPr>
        <w:pStyle w:val="Heading2"/>
      </w:pPr>
      <w:r>
        <w:t>Core devices</w:t>
      </w:r>
    </w:p>
    <w:tbl>
      <w:tblPr>
        <w:tblW w:w="0" w:type="auto"/>
        <w:jc w:val="center"/>
        <w:tblLayout w:type="fixed"/>
        <w:tblLook w:val="04A0" w:firstRow="1" w:lastRow="0" w:firstColumn="1" w:lastColumn="0" w:noHBand="0" w:noVBand="1"/>
      </w:tblPr>
      <w:tblGrid>
        <w:gridCol w:w="3278"/>
        <w:gridCol w:w="3278"/>
        <w:gridCol w:w="3960"/>
      </w:tblGrid>
      <w:tr w:rsidR="004F7AE9" w14:paraId="5327CB82" w14:textId="77777777">
        <w:trPr>
          <w:tblHeader/>
          <w:jc w:val="center"/>
        </w:trPr>
        <w:tc>
          <w:tcPr>
            <w:tcW w:w="3278" w:type="dxa"/>
            <w:shd w:val="clear" w:color="auto" w:fill="1D1D1B"/>
            <w:tcMar>
              <w:top w:w="120" w:type="dxa"/>
              <w:left w:w="130" w:type="dxa"/>
              <w:bottom w:w="120" w:type="dxa"/>
              <w:right w:w="130" w:type="dxa"/>
            </w:tcMar>
            <w:vAlign w:val="center"/>
          </w:tcPr>
          <w:p w14:paraId="37DA5144" w14:textId="77777777" w:rsidR="004F7AE9" w:rsidRDefault="00EB3C86">
            <w:pPr>
              <w:rPr>
                <w:rFonts w:hint="eastAsia"/>
              </w:rPr>
            </w:pPr>
            <w:r>
              <w:rPr>
                <w:b/>
                <w:color w:val="FAF9F6"/>
                <w:sz w:val="15"/>
              </w:rPr>
              <w:t>DEVICE</w:t>
            </w:r>
          </w:p>
        </w:tc>
        <w:tc>
          <w:tcPr>
            <w:tcW w:w="3278" w:type="dxa"/>
            <w:shd w:val="clear" w:color="auto" w:fill="1D1D1B"/>
            <w:tcMar>
              <w:top w:w="120" w:type="dxa"/>
              <w:left w:w="130" w:type="dxa"/>
              <w:bottom w:w="120" w:type="dxa"/>
              <w:right w:w="130" w:type="dxa"/>
            </w:tcMar>
            <w:vAlign w:val="center"/>
          </w:tcPr>
          <w:p w14:paraId="4D6C7525" w14:textId="77777777" w:rsidR="004F7AE9" w:rsidRDefault="00EB3C86">
            <w:pPr>
              <w:rPr>
                <w:rFonts w:hint="eastAsia"/>
              </w:rPr>
            </w:pPr>
            <w:r>
              <w:rPr>
                <w:b/>
                <w:color w:val="FAF9F6"/>
                <w:sz w:val="15"/>
              </w:rPr>
              <w:t>PURPOSE</w:t>
            </w:r>
          </w:p>
        </w:tc>
        <w:tc>
          <w:tcPr>
            <w:tcW w:w="3278" w:type="dxa"/>
            <w:shd w:val="clear" w:color="auto" w:fill="1D1D1B"/>
            <w:tcMar>
              <w:top w:w="120" w:type="dxa"/>
              <w:left w:w="130" w:type="dxa"/>
              <w:bottom w:w="120" w:type="dxa"/>
              <w:right w:w="130" w:type="dxa"/>
            </w:tcMar>
            <w:vAlign w:val="center"/>
          </w:tcPr>
          <w:p w14:paraId="54D6E54E" w14:textId="77777777" w:rsidR="004F7AE9" w:rsidRDefault="00EB3C86">
            <w:pPr>
              <w:rPr>
                <w:rFonts w:hint="eastAsia"/>
              </w:rPr>
            </w:pPr>
            <w:r>
              <w:rPr>
                <w:b/>
                <w:color w:val="FAF9F6"/>
                <w:sz w:val="15"/>
              </w:rPr>
              <w:t>RULE</w:t>
            </w:r>
          </w:p>
        </w:tc>
      </w:tr>
      <w:tr w:rsidR="004F7AE9" w14:paraId="592A9FE0" w14:textId="77777777">
        <w:trPr>
          <w:jc w:val="center"/>
        </w:trPr>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8B722D4" w14:textId="77777777" w:rsidR="004F7AE9" w:rsidRDefault="00EB3C86">
            <w:pPr>
              <w:spacing w:after="0"/>
              <w:rPr>
                <w:rFonts w:hint="eastAsia"/>
              </w:rPr>
            </w:pPr>
            <w:r>
              <w:rPr>
                <w:sz w:val="16"/>
              </w:rPr>
              <w:t>Clariq symbol crop</w:t>
            </w:r>
          </w:p>
        </w:tc>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4BFE85E" w14:textId="77777777" w:rsidR="004F7AE9" w:rsidRDefault="00EB3C86">
            <w:pPr>
              <w:spacing w:after="0"/>
              <w:rPr>
                <w:rFonts w:hint="eastAsia"/>
              </w:rPr>
            </w:pPr>
            <w:r>
              <w:rPr>
                <w:sz w:val="16"/>
              </w:rPr>
              <w:t>Recognition and structure</w:t>
            </w:r>
          </w:p>
        </w:tc>
        <w:tc>
          <w:tcPr>
            <w:tcW w:w="39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14257AF" w14:textId="77777777" w:rsidR="004F7AE9" w:rsidRDefault="00EB3C86">
            <w:pPr>
              <w:spacing w:after="0"/>
              <w:rPr>
                <w:rFonts w:hint="eastAsia"/>
              </w:rPr>
            </w:pPr>
            <w:r>
              <w:rPr>
                <w:sz w:val="16"/>
              </w:rPr>
              <w:t>Crop boldly but preserve recognisable geometry. Never edit internal cuts.</w:t>
            </w:r>
          </w:p>
        </w:tc>
      </w:tr>
      <w:tr w:rsidR="004F7AE9" w14:paraId="04B623CE" w14:textId="77777777">
        <w:trPr>
          <w:jc w:val="center"/>
        </w:trPr>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3444345" w14:textId="77777777" w:rsidR="004F7AE9" w:rsidRDefault="00EB3C86">
            <w:pPr>
              <w:spacing w:after="0"/>
              <w:rPr>
                <w:rFonts w:hint="eastAsia"/>
              </w:rPr>
            </w:pPr>
            <w:r>
              <w:rPr>
                <w:sz w:val="16"/>
              </w:rPr>
              <w:t>Gold keyline</w:t>
            </w:r>
          </w:p>
        </w:tc>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CD5814F" w14:textId="77777777" w:rsidR="004F7AE9" w:rsidRDefault="00EB3C86">
            <w:pPr>
              <w:spacing w:after="0"/>
              <w:rPr>
                <w:rFonts w:hint="eastAsia"/>
              </w:rPr>
            </w:pPr>
            <w:r>
              <w:rPr>
                <w:sz w:val="16"/>
              </w:rPr>
              <w:t>Premium framing and navigation</w:t>
            </w:r>
          </w:p>
        </w:tc>
        <w:tc>
          <w:tcPr>
            <w:tcW w:w="39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5CEAC56" w14:textId="77777777" w:rsidR="004F7AE9" w:rsidRDefault="00EB3C86">
            <w:pPr>
              <w:spacing w:after="0"/>
              <w:rPr>
                <w:rFonts w:hint="eastAsia"/>
              </w:rPr>
            </w:pPr>
            <w:r>
              <w:rPr>
                <w:sz w:val="16"/>
              </w:rPr>
              <w:t>Use thin, consistent lines; avoid ornate borders.</w:t>
            </w:r>
          </w:p>
        </w:tc>
      </w:tr>
      <w:tr w:rsidR="004F7AE9" w14:paraId="14C16F0D" w14:textId="77777777">
        <w:trPr>
          <w:jc w:val="center"/>
        </w:trPr>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A885107" w14:textId="77777777" w:rsidR="004F7AE9" w:rsidRDefault="00EB3C86">
            <w:pPr>
              <w:spacing w:after="0"/>
              <w:rPr>
                <w:rFonts w:hint="eastAsia"/>
              </w:rPr>
            </w:pPr>
            <w:r>
              <w:rPr>
                <w:sz w:val="16"/>
              </w:rPr>
              <w:t>Topographic pattern</w:t>
            </w:r>
          </w:p>
        </w:tc>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A99666A" w14:textId="77777777" w:rsidR="004F7AE9" w:rsidRDefault="00EB3C86">
            <w:pPr>
              <w:spacing w:after="0"/>
              <w:rPr>
                <w:rFonts w:hint="eastAsia"/>
              </w:rPr>
            </w:pPr>
            <w:r>
              <w:rPr>
                <w:sz w:val="16"/>
              </w:rPr>
              <w:t>Place, movement and depth</w:t>
            </w:r>
          </w:p>
        </w:tc>
        <w:tc>
          <w:tcPr>
            <w:tcW w:w="39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9FAC76D" w14:textId="77777777" w:rsidR="004F7AE9" w:rsidRDefault="00EB3C86">
            <w:pPr>
              <w:spacing w:after="0"/>
              <w:rPr>
                <w:rFonts w:hint="eastAsia"/>
              </w:rPr>
            </w:pPr>
            <w:r>
              <w:rPr>
                <w:sz w:val="16"/>
              </w:rPr>
              <w:t>Use at low contrast behind content; never impair legibility.</w:t>
            </w:r>
          </w:p>
        </w:tc>
      </w:tr>
      <w:tr w:rsidR="004F7AE9" w14:paraId="010C740D" w14:textId="77777777">
        <w:trPr>
          <w:jc w:val="center"/>
        </w:trPr>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BCE0004" w14:textId="77777777" w:rsidR="004F7AE9" w:rsidRDefault="00EB3C86">
            <w:pPr>
              <w:spacing w:after="0"/>
              <w:rPr>
                <w:rFonts w:hint="eastAsia"/>
              </w:rPr>
            </w:pPr>
            <w:r>
              <w:rPr>
                <w:sz w:val="16"/>
              </w:rPr>
              <w:t>Modular panels</w:t>
            </w:r>
          </w:p>
        </w:tc>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8E37F6F" w14:textId="77777777" w:rsidR="004F7AE9" w:rsidRDefault="00EB3C86">
            <w:pPr>
              <w:spacing w:after="0"/>
              <w:rPr>
                <w:rFonts w:hint="eastAsia"/>
              </w:rPr>
            </w:pPr>
            <w:r>
              <w:rPr>
                <w:sz w:val="16"/>
              </w:rPr>
              <w:t>Organise information</w:t>
            </w:r>
          </w:p>
        </w:tc>
        <w:tc>
          <w:tcPr>
            <w:tcW w:w="39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A9C80F8" w14:textId="77777777" w:rsidR="004F7AE9" w:rsidRDefault="00EB3C86">
            <w:pPr>
              <w:spacing w:after="0"/>
              <w:rPr>
                <w:rFonts w:hint="eastAsia"/>
              </w:rPr>
            </w:pPr>
            <w:r>
              <w:rPr>
                <w:sz w:val="16"/>
              </w:rPr>
              <w:t>Use rectangular fields with generous internal space.</w:t>
            </w:r>
          </w:p>
        </w:tc>
      </w:tr>
      <w:tr w:rsidR="004F7AE9" w14:paraId="66869FCE" w14:textId="77777777">
        <w:trPr>
          <w:jc w:val="center"/>
        </w:trPr>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5CCD4EA" w14:textId="77777777" w:rsidR="004F7AE9" w:rsidRDefault="00EB3C86">
            <w:pPr>
              <w:spacing w:after="0"/>
              <w:rPr>
                <w:rFonts w:hint="eastAsia"/>
              </w:rPr>
            </w:pPr>
            <w:r>
              <w:rPr>
                <w:sz w:val="16"/>
              </w:rPr>
              <w:t>Silver fern element</w:t>
            </w:r>
          </w:p>
        </w:tc>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E10E5B5" w14:textId="77777777" w:rsidR="004F7AE9" w:rsidRDefault="00EB3C86">
            <w:pPr>
              <w:spacing w:after="0"/>
              <w:rPr>
                <w:rFonts w:hint="eastAsia"/>
              </w:rPr>
            </w:pPr>
            <w:r>
              <w:rPr>
                <w:sz w:val="16"/>
              </w:rPr>
              <w:t>NZ provenance context</w:t>
            </w:r>
          </w:p>
        </w:tc>
        <w:tc>
          <w:tcPr>
            <w:tcW w:w="39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94927BF" w14:textId="77777777" w:rsidR="004F7AE9" w:rsidRDefault="00EB3C86">
            <w:pPr>
              <w:spacing w:after="0"/>
              <w:rPr>
                <w:rFonts w:hint="eastAsia"/>
              </w:rPr>
            </w:pPr>
            <w:r>
              <w:rPr>
                <w:sz w:val="16"/>
              </w:rPr>
              <w:t>Use only in approved NZ Made artwork, not as a standalone corporate motif.</w:t>
            </w:r>
          </w:p>
        </w:tc>
      </w:tr>
    </w:tbl>
    <w:p w14:paraId="55AD7E5F" w14:textId="68EE02B9" w:rsidR="004F7AE9" w:rsidRDefault="008421B6">
      <w:pPr>
        <w:jc w:val="center"/>
        <w:rPr>
          <w:rFonts w:hint="eastAsia"/>
        </w:rPr>
      </w:pPr>
      <w:r>
        <w:rPr>
          <w:noProof/>
        </w:rPr>
        <w:drawing>
          <wp:inline distT="0" distB="0" distL="0" distR="0" wp14:anchorId="1BB2BC92" wp14:editId="32F8E5E9">
            <wp:extent cx="1920240" cy="3039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NZ Made Black topo.png"/>
                    <pic:cNvPicPr/>
                  </pic:nvPicPr>
                  <pic:blipFill>
                    <a:blip r:embed="rId10"/>
                    <a:stretch>
                      <a:fillRect/>
                    </a:stretch>
                  </pic:blipFill>
                  <pic:spPr>
                    <a:xfrm>
                      <a:off x="0" y="0"/>
                      <a:ext cx="1920240" cy="3039143"/>
                    </a:xfrm>
                    <a:prstGeom prst="rect">
                      <a:avLst/>
                    </a:prstGeom>
                  </pic:spPr>
                </pic:pic>
              </a:graphicData>
            </a:graphic>
          </wp:inline>
        </w:drawing>
      </w:r>
      <w:r w:rsidR="00EB3C86">
        <w:rPr>
          <w:noProof/>
        </w:rPr>
        <w:drawing>
          <wp:inline distT="0" distB="0" distL="0" distR="0" wp14:anchorId="7FA94989" wp14:editId="1C76FE4A">
            <wp:extent cx="1920240" cy="3039143"/>
            <wp:effectExtent l="0" t="0" r="0" b="0"/>
            <wp:docPr id="1450854180" name="Picture 145085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NZ Made Black topo.png"/>
                    <pic:cNvPicPr/>
                  </pic:nvPicPr>
                  <pic:blipFill>
                    <a:blip r:embed="rId10"/>
                    <a:stretch>
                      <a:fillRect/>
                    </a:stretch>
                  </pic:blipFill>
                  <pic:spPr>
                    <a:xfrm>
                      <a:off x="0" y="0"/>
                      <a:ext cx="1920240" cy="3039143"/>
                    </a:xfrm>
                    <a:prstGeom prst="rect">
                      <a:avLst/>
                    </a:prstGeom>
                  </pic:spPr>
                </pic:pic>
              </a:graphicData>
            </a:graphic>
          </wp:inline>
        </w:drawing>
      </w:r>
    </w:p>
    <w:p w14:paraId="7BD5E8DC" w14:textId="77777777" w:rsidR="004F7AE9" w:rsidRDefault="00EB3C86">
      <w:pPr>
        <w:pStyle w:val="Caption"/>
        <w:jc w:val="center"/>
        <w:rPr>
          <w:rFonts w:hint="eastAsia"/>
        </w:rPr>
      </w:pPr>
      <w:r>
        <w:t>Approved supplied NZ Made device with topographic pattern.</w:t>
      </w:r>
    </w:p>
    <w:p w14:paraId="585344C5" w14:textId="77777777" w:rsidR="004F7AE9" w:rsidRDefault="00EB3C86">
      <w:pPr>
        <w:pStyle w:val="Heading2"/>
      </w:pPr>
      <w:r>
        <w:t>Iconography</w:t>
      </w:r>
    </w:p>
    <w:p w14:paraId="0D82155B" w14:textId="77777777" w:rsidR="004F7AE9" w:rsidRDefault="00EB3C86">
      <w:pPr>
        <w:pStyle w:val="ListBullet"/>
        <w:rPr>
          <w:rFonts w:hint="eastAsia"/>
        </w:rPr>
      </w:pPr>
      <w:r>
        <w:t>Use simple geometric line icons with consistent stroke weight and rounded or square terminals chosen once per system.</w:t>
      </w:r>
    </w:p>
    <w:p w14:paraId="527A0B17" w14:textId="77777777" w:rsidR="004F7AE9" w:rsidRDefault="00EB3C86">
      <w:pPr>
        <w:pStyle w:val="ListBullet"/>
        <w:rPr>
          <w:rFonts w:hint="eastAsia"/>
        </w:rPr>
      </w:pPr>
      <w:r>
        <w:t>Prefer recognisable functional symbols over illustrative novelty.</w:t>
      </w:r>
    </w:p>
    <w:p w14:paraId="2F0852B0" w14:textId="77777777" w:rsidR="004F7AE9" w:rsidRDefault="00EB3C86">
      <w:pPr>
        <w:pStyle w:val="ListBullet"/>
        <w:rPr>
          <w:rFonts w:hint="eastAsia"/>
        </w:rPr>
      </w:pPr>
      <w:r>
        <w:t>Set icons in Off Black, Charcoal, Warm Silver or Gold.</w:t>
      </w:r>
    </w:p>
    <w:p w14:paraId="6D5901E7" w14:textId="77777777" w:rsidR="004F7AE9" w:rsidRDefault="00EB3C86">
      <w:pPr>
        <w:pStyle w:val="ListBullet"/>
        <w:rPr>
          <w:rFonts w:hint="eastAsia"/>
        </w:rPr>
      </w:pPr>
      <w:r>
        <w:t>Do not mix filled, outlined and photographic icon styles within one touchpoint.</w:t>
      </w:r>
    </w:p>
    <w:p w14:paraId="0AAADE34" w14:textId="77777777" w:rsidR="004F7AE9" w:rsidRDefault="00EB3C86">
      <w:pPr>
        <w:pStyle w:val="Heading2"/>
      </w:pPr>
      <w:r>
        <w:t>Pattern control</w:t>
      </w:r>
    </w:p>
    <w:tbl>
      <w:tblPr>
        <w:tblW w:w="0" w:type="auto"/>
        <w:jc w:val="center"/>
        <w:tblLayout w:type="fixed"/>
        <w:tblLook w:val="04A0" w:firstRow="1" w:lastRow="0" w:firstColumn="1" w:lastColumn="0" w:noHBand="0" w:noVBand="1"/>
      </w:tblPr>
      <w:tblGrid>
        <w:gridCol w:w="4917"/>
        <w:gridCol w:w="4917"/>
      </w:tblGrid>
      <w:tr w:rsidR="004F7AE9" w14:paraId="011C5FC8" w14:textId="77777777">
        <w:trPr>
          <w:jc w:val="center"/>
        </w:trPr>
        <w:tc>
          <w:tcPr>
            <w:tcW w:w="4917" w:type="dxa"/>
            <w:shd w:val="clear" w:color="auto" w:fill="C9AC75"/>
            <w:tcMar>
              <w:top w:w="0" w:type="dxa"/>
              <w:left w:w="0" w:type="dxa"/>
              <w:bottom w:w="0" w:type="dxa"/>
              <w:right w:w="0" w:type="dxa"/>
            </w:tcMar>
          </w:tcPr>
          <w:p w14:paraId="581B17ED"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2271D14A" w14:textId="77777777" w:rsidR="004F7AE9" w:rsidRDefault="00EB3C86">
            <w:pPr>
              <w:rPr>
                <w:rFonts w:hint="eastAsia"/>
              </w:rPr>
            </w:pPr>
            <w:r>
              <w:rPr>
                <w:b/>
                <w:color w:val="C9AC75"/>
                <w:sz w:val="16"/>
              </w:rPr>
              <w:t>MANDATORY</w:t>
            </w:r>
          </w:p>
          <w:p w14:paraId="0376D6D5" w14:textId="77777777" w:rsidR="004F7AE9" w:rsidRDefault="00EB3C86">
            <w:pPr>
              <w:rPr>
                <w:rFonts w:hint="eastAsia"/>
              </w:rPr>
            </w:pPr>
            <w:r>
              <w:t xml:space="preserve">Topographic lines are a supporting texture. Keep the pattern visually subordinate, preserve strong </w:t>
            </w:r>
            <w:r>
              <w:lastRenderedPageBreak/>
              <w:t>text contrast and avoid placing small text directly over active linework.</w:t>
            </w:r>
          </w:p>
        </w:tc>
      </w:tr>
    </w:tbl>
    <w:p w14:paraId="38932A30" w14:textId="77777777" w:rsidR="004F7AE9" w:rsidRDefault="00EB3C86">
      <w:pPr>
        <w:pStyle w:val="Eyebrow"/>
        <w:rPr>
          <w:rFonts w:hint="eastAsia"/>
        </w:rPr>
      </w:pPr>
      <w:r>
        <w:lastRenderedPageBreak/>
        <w:t>CLARIQ BRAND SYSTEM</w:t>
      </w:r>
    </w:p>
    <w:p w14:paraId="00C64590" w14:textId="77777777" w:rsidR="004F7AE9" w:rsidRDefault="00EB3C86">
      <w:pPr>
        <w:pStyle w:val="Heading1"/>
      </w:pPr>
      <w:r>
        <w:lastRenderedPageBreak/>
        <w:t>06  Photography and imagery</w:t>
      </w:r>
    </w:p>
    <w:p w14:paraId="51676740" w14:textId="77777777" w:rsidR="004F7AE9" w:rsidRDefault="00EB3C86">
      <w:pPr>
        <w:pStyle w:val="Lead"/>
        <w:rPr>
          <w:rFonts w:hint="eastAsia"/>
        </w:rPr>
      </w:pPr>
      <w:r>
        <w:t>Real, precise and grounded in useful detail.</w:t>
      </w:r>
    </w:p>
    <w:p w14:paraId="06F0D61A" w14:textId="77777777" w:rsidR="004F7AE9" w:rsidRDefault="00EB3C86">
      <w:pPr>
        <w:pStyle w:val="Heading2"/>
      </w:pPr>
      <w:r>
        <w:t>Art direction</w:t>
      </w:r>
    </w:p>
    <w:tbl>
      <w:tblPr>
        <w:tblW w:w="0" w:type="auto"/>
        <w:jc w:val="center"/>
        <w:tblLayout w:type="fixed"/>
        <w:tblLook w:val="04A0" w:firstRow="1" w:lastRow="0" w:firstColumn="1" w:lastColumn="0" w:noHBand="0" w:noVBand="1"/>
      </w:tblPr>
      <w:tblGrid>
        <w:gridCol w:w="4917"/>
        <w:gridCol w:w="4917"/>
      </w:tblGrid>
      <w:tr w:rsidR="004F7AE9" w14:paraId="0004B91B" w14:textId="77777777">
        <w:trPr>
          <w:tblHeader/>
          <w:jc w:val="center"/>
        </w:trPr>
        <w:tc>
          <w:tcPr>
            <w:tcW w:w="4917" w:type="dxa"/>
            <w:shd w:val="clear" w:color="auto" w:fill="1D1D1B"/>
            <w:tcMar>
              <w:top w:w="120" w:type="dxa"/>
              <w:left w:w="130" w:type="dxa"/>
              <w:bottom w:w="120" w:type="dxa"/>
              <w:right w:w="130" w:type="dxa"/>
            </w:tcMar>
            <w:vAlign w:val="center"/>
          </w:tcPr>
          <w:p w14:paraId="605245D6" w14:textId="77777777" w:rsidR="004F7AE9" w:rsidRDefault="00EB3C86">
            <w:pPr>
              <w:rPr>
                <w:rFonts w:hint="eastAsia"/>
              </w:rPr>
            </w:pPr>
            <w:r>
              <w:rPr>
                <w:b/>
                <w:color w:val="FAF9F6"/>
                <w:sz w:val="15"/>
              </w:rPr>
              <w:t>CHOOSE</w:t>
            </w:r>
          </w:p>
        </w:tc>
        <w:tc>
          <w:tcPr>
            <w:tcW w:w="4917" w:type="dxa"/>
            <w:shd w:val="clear" w:color="auto" w:fill="1D1D1B"/>
            <w:tcMar>
              <w:top w:w="120" w:type="dxa"/>
              <w:left w:w="130" w:type="dxa"/>
              <w:bottom w:w="120" w:type="dxa"/>
              <w:right w:w="130" w:type="dxa"/>
            </w:tcMar>
            <w:vAlign w:val="center"/>
          </w:tcPr>
          <w:p w14:paraId="4F4E0AE4" w14:textId="77777777" w:rsidR="004F7AE9" w:rsidRDefault="00EB3C86">
            <w:pPr>
              <w:rPr>
                <w:rFonts w:hint="eastAsia"/>
              </w:rPr>
            </w:pPr>
            <w:r>
              <w:rPr>
                <w:b/>
                <w:color w:val="FAF9F6"/>
                <w:sz w:val="15"/>
              </w:rPr>
              <w:t>AVOID</w:t>
            </w:r>
          </w:p>
        </w:tc>
      </w:tr>
      <w:tr w:rsidR="004F7AE9" w14:paraId="06C034B0"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03DDFFA" w14:textId="77777777" w:rsidR="004F7AE9" w:rsidRDefault="00EB3C86">
            <w:pPr>
              <w:spacing w:after="0"/>
              <w:rPr>
                <w:rFonts w:hint="eastAsia"/>
              </w:rPr>
            </w:pPr>
            <w:r>
              <w:rPr>
                <w:sz w:val="16"/>
              </w:rPr>
              <w:t>Natural materials, engineered detail and clean work surfaces</w:t>
            </w:r>
          </w:p>
        </w:tc>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0C6693D" w14:textId="77777777" w:rsidR="004F7AE9" w:rsidRDefault="00EB3C86">
            <w:pPr>
              <w:spacing w:after="0"/>
              <w:rPr>
                <w:rFonts w:hint="eastAsia"/>
              </w:rPr>
            </w:pPr>
            <w:r>
              <w:rPr>
                <w:sz w:val="16"/>
              </w:rPr>
              <w:t>Generic stock imagery and staged corporate gestures</w:t>
            </w:r>
          </w:p>
        </w:tc>
      </w:tr>
      <w:tr w:rsidR="004F7AE9" w14:paraId="64E64457"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6B1EA3B" w14:textId="77777777" w:rsidR="004F7AE9" w:rsidRDefault="00EB3C86">
            <w:pPr>
              <w:spacing w:after="0"/>
              <w:rPr>
                <w:rFonts w:hint="eastAsia"/>
              </w:rPr>
            </w:pPr>
            <w:r>
              <w:rPr>
                <w:sz w:val="16"/>
              </w:rPr>
              <w:t>New Zealand environments when genuinely relevant</w:t>
            </w:r>
          </w:p>
        </w:tc>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27385F1" w14:textId="77777777" w:rsidR="004F7AE9" w:rsidRDefault="00EB3C86">
            <w:pPr>
              <w:spacing w:after="0"/>
              <w:rPr>
                <w:rFonts w:hint="eastAsia"/>
              </w:rPr>
            </w:pPr>
            <w:r>
              <w:rPr>
                <w:sz w:val="16"/>
              </w:rPr>
              <w:t>Unrelated landscape imagery used as decoration</w:t>
            </w:r>
          </w:p>
        </w:tc>
      </w:tr>
      <w:tr w:rsidR="004F7AE9" w14:paraId="5F8DDAAD"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0D8BCFB" w14:textId="77777777" w:rsidR="004F7AE9" w:rsidRDefault="00EB3C86">
            <w:pPr>
              <w:spacing w:after="0"/>
              <w:rPr>
                <w:rFonts w:hint="eastAsia"/>
              </w:rPr>
            </w:pPr>
            <w:r>
              <w:rPr>
                <w:sz w:val="16"/>
              </w:rPr>
              <w:t>Directional natural light and controlled contrast</w:t>
            </w:r>
          </w:p>
        </w:tc>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5D6E14B" w14:textId="77777777" w:rsidR="004F7AE9" w:rsidRDefault="00EB3C86">
            <w:pPr>
              <w:spacing w:after="0"/>
              <w:rPr>
                <w:rFonts w:hint="eastAsia"/>
              </w:rPr>
            </w:pPr>
            <w:r>
              <w:rPr>
                <w:sz w:val="16"/>
              </w:rPr>
              <w:t>Heavy filters, crushed shadows and oversaturation</w:t>
            </w:r>
          </w:p>
        </w:tc>
      </w:tr>
      <w:tr w:rsidR="004F7AE9" w14:paraId="7A0121DF"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00B1648" w14:textId="77777777" w:rsidR="004F7AE9" w:rsidRDefault="00EB3C86">
            <w:pPr>
              <w:spacing w:after="0"/>
              <w:rPr>
                <w:rFonts w:hint="eastAsia"/>
              </w:rPr>
            </w:pPr>
            <w:r>
              <w:rPr>
                <w:sz w:val="16"/>
              </w:rPr>
              <w:t>Close-up process, texture and product evidence</w:t>
            </w:r>
          </w:p>
        </w:tc>
        <w:tc>
          <w:tcPr>
            <w:tcW w:w="46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462B687" w14:textId="77777777" w:rsidR="004F7AE9" w:rsidRDefault="00EB3C86">
            <w:pPr>
              <w:spacing w:after="0"/>
              <w:rPr>
                <w:rFonts w:hint="eastAsia"/>
              </w:rPr>
            </w:pPr>
            <w:r>
              <w:rPr>
                <w:sz w:val="16"/>
              </w:rPr>
              <w:t>Visual clutter that competes with information</w:t>
            </w:r>
          </w:p>
        </w:tc>
      </w:tr>
      <w:tr w:rsidR="004F7AE9" w14:paraId="43918BDB" w14:textId="77777777">
        <w:trPr>
          <w:jc w:val="center"/>
        </w:trPr>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87D5722" w14:textId="77777777" w:rsidR="004F7AE9" w:rsidRDefault="00EB3C86">
            <w:pPr>
              <w:spacing w:after="0"/>
              <w:rPr>
                <w:rFonts w:hint="eastAsia"/>
              </w:rPr>
            </w:pPr>
            <w:r>
              <w:rPr>
                <w:sz w:val="16"/>
              </w:rPr>
              <w:t>People engaged in real work, with permission</w:t>
            </w:r>
          </w:p>
        </w:tc>
        <w:tc>
          <w:tcPr>
            <w:tcW w:w="46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B847537" w14:textId="77777777" w:rsidR="004F7AE9" w:rsidRDefault="00EB3C86">
            <w:pPr>
              <w:spacing w:after="0"/>
              <w:rPr>
                <w:rFonts w:hint="eastAsia"/>
              </w:rPr>
            </w:pPr>
            <w:r>
              <w:rPr>
                <w:sz w:val="16"/>
              </w:rPr>
              <w:t>Tokenistic or unsubstantiated representation</w:t>
            </w:r>
          </w:p>
        </w:tc>
      </w:tr>
    </w:tbl>
    <w:p w14:paraId="41AF3856" w14:textId="77777777" w:rsidR="004F7AE9" w:rsidRDefault="00EB3C86">
      <w:pPr>
        <w:pStyle w:val="Heading2"/>
      </w:pPr>
      <w:r>
        <w:t>Composition</w:t>
      </w:r>
    </w:p>
    <w:p w14:paraId="7A1104AB" w14:textId="77777777" w:rsidR="004F7AE9" w:rsidRDefault="00EB3C86">
      <w:pPr>
        <w:pStyle w:val="ListBullet"/>
        <w:rPr>
          <w:rFonts w:hint="eastAsia"/>
        </w:rPr>
      </w:pPr>
      <w:r>
        <w:t>Use purposeful negative space for copy without forcing a gradient overlay.</w:t>
      </w:r>
    </w:p>
    <w:p w14:paraId="79ED149F" w14:textId="77777777" w:rsidR="004F7AE9" w:rsidRDefault="00EB3C86">
      <w:pPr>
        <w:pStyle w:val="ListBullet"/>
        <w:rPr>
          <w:rFonts w:hint="eastAsia"/>
        </w:rPr>
      </w:pPr>
      <w:r>
        <w:t>Keep horizons and architectural lines deliberate.</w:t>
      </w:r>
    </w:p>
    <w:p w14:paraId="173D0562" w14:textId="77777777" w:rsidR="004F7AE9" w:rsidRDefault="00EB3C86">
      <w:pPr>
        <w:pStyle w:val="ListBullet"/>
        <w:rPr>
          <w:rFonts w:hint="eastAsia"/>
        </w:rPr>
      </w:pPr>
      <w:r>
        <w:t>Show enough context to establish scale and use.</w:t>
      </w:r>
    </w:p>
    <w:p w14:paraId="1B04508D" w14:textId="77777777" w:rsidR="004F7AE9" w:rsidRDefault="00EB3C86">
      <w:pPr>
        <w:pStyle w:val="ListBullet"/>
        <w:rPr>
          <w:rFonts w:hint="eastAsia"/>
        </w:rPr>
      </w:pPr>
      <w:r>
        <w:t>Maintain consistent warmth and contrast across a set.</w:t>
      </w:r>
    </w:p>
    <w:p w14:paraId="0F9303CC" w14:textId="77777777" w:rsidR="004F7AE9" w:rsidRDefault="00EB3C86">
      <w:pPr>
        <w:pStyle w:val="ListBullet"/>
        <w:rPr>
          <w:rFonts w:hint="eastAsia"/>
        </w:rPr>
      </w:pPr>
      <w:r>
        <w:t>Record creator, licence, consent, location and permitted usage with each asset.</w:t>
      </w:r>
    </w:p>
    <w:tbl>
      <w:tblPr>
        <w:tblW w:w="0" w:type="auto"/>
        <w:jc w:val="center"/>
        <w:tblLayout w:type="fixed"/>
        <w:tblLook w:val="04A0" w:firstRow="1" w:lastRow="0" w:firstColumn="1" w:lastColumn="0" w:noHBand="0" w:noVBand="1"/>
      </w:tblPr>
      <w:tblGrid>
        <w:gridCol w:w="4917"/>
        <w:gridCol w:w="4917"/>
      </w:tblGrid>
      <w:tr w:rsidR="004F7AE9" w14:paraId="67E22BF7" w14:textId="77777777">
        <w:trPr>
          <w:jc w:val="center"/>
        </w:trPr>
        <w:tc>
          <w:tcPr>
            <w:tcW w:w="4917" w:type="dxa"/>
            <w:shd w:val="clear" w:color="auto" w:fill="C9AC75"/>
            <w:tcMar>
              <w:top w:w="0" w:type="dxa"/>
              <w:left w:w="0" w:type="dxa"/>
              <w:bottom w:w="0" w:type="dxa"/>
              <w:right w:w="0" w:type="dxa"/>
            </w:tcMar>
          </w:tcPr>
          <w:p w14:paraId="16056308"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67B4ED0A" w14:textId="77777777" w:rsidR="004F7AE9" w:rsidRDefault="00EB3C86">
            <w:pPr>
              <w:rPr>
                <w:rFonts w:hint="eastAsia"/>
              </w:rPr>
            </w:pPr>
            <w:r>
              <w:rPr>
                <w:b/>
                <w:color w:val="C9AC75"/>
                <w:sz w:val="16"/>
              </w:rPr>
              <w:t>AUTHENTICITY</w:t>
            </w:r>
          </w:p>
          <w:p w14:paraId="22F68F3F" w14:textId="77777777" w:rsidR="004F7AE9" w:rsidRDefault="00EB3C86">
            <w:pPr>
              <w:rPr>
                <w:rFonts w:hint="eastAsia"/>
              </w:rPr>
            </w:pPr>
            <w:r>
              <w:t>If an image implies New Zealand origin, local manufacture, sustainability, performance or certification, the underlying claim must be supportable. Visual tone must never substitute for evidence.</w:t>
            </w:r>
          </w:p>
        </w:tc>
      </w:tr>
    </w:tbl>
    <w:p w14:paraId="6ABD98E4" w14:textId="77777777" w:rsidR="004F7AE9" w:rsidRDefault="00EB3C86">
      <w:pPr>
        <w:pStyle w:val="Eyebrow"/>
        <w:rPr>
          <w:rFonts w:hint="eastAsia"/>
        </w:rPr>
      </w:pPr>
      <w:r>
        <w:t>CLARIQ BRAND SYSTEM</w:t>
      </w:r>
    </w:p>
    <w:p w14:paraId="069F4DD4" w14:textId="77777777" w:rsidR="004F7AE9" w:rsidRDefault="00EB3C86">
      <w:pPr>
        <w:pStyle w:val="Heading1"/>
      </w:pPr>
      <w:r>
        <w:lastRenderedPageBreak/>
        <w:t>07  Voice and writing</w:t>
      </w:r>
    </w:p>
    <w:p w14:paraId="2879802E" w14:textId="77777777" w:rsidR="004F7AE9" w:rsidRDefault="00EB3C86">
      <w:pPr>
        <w:pStyle w:val="Lead"/>
        <w:rPr>
          <w:rFonts w:hint="eastAsia"/>
        </w:rPr>
      </w:pPr>
      <w:r>
        <w:t>Clear enough to act on. Specific enough to trust.</w:t>
      </w:r>
    </w:p>
    <w:p w14:paraId="58372719" w14:textId="77777777" w:rsidR="004F7AE9" w:rsidRDefault="00EB3C86">
      <w:pPr>
        <w:pStyle w:val="Heading2"/>
      </w:pPr>
      <w:r>
        <w:t>Voice principles</w:t>
      </w:r>
    </w:p>
    <w:tbl>
      <w:tblPr>
        <w:tblW w:w="0" w:type="auto"/>
        <w:jc w:val="center"/>
        <w:tblLayout w:type="fixed"/>
        <w:tblLook w:val="04A0" w:firstRow="1" w:lastRow="0" w:firstColumn="1" w:lastColumn="0" w:noHBand="0" w:noVBand="1"/>
      </w:tblPr>
      <w:tblGrid>
        <w:gridCol w:w="3278"/>
        <w:gridCol w:w="3672"/>
        <w:gridCol w:w="3672"/>
      </w:tblGrid>
      <w:tr w:rsidR="004F7AE9" w14:paraId="1511C865" w14:textId="77777777">
        <w:trPr>
          <w:tblHeader/>
          <w:jc w:val="center"/>
        </w:trPr>
        <w:tc>
          <w:tcPr>
            <w:tcW w:w="3278" w:type="dxa"/>
            <w:shd w:val="clear" w:color="auto" w:fill="1D1D1B"/>
            <w:tcMar>
              <w:top w:w="120" w:type="dxa"/>
              <w:left w:w="130" w:type="dxa"/>
              <w:bottom w:w="120" w:type="dxa"/>
              <w:right w:w="130" w:type="dxa"/>
            </w:tcMar>
            <w:vAlign w:val="center"/>
          </w:tcPr>
          <w:p w14:paraId="56E3C15F" w14:textId="77777777" w:rsidR="004F7AE9" w:rsidRDefault="00EB3C86">
            <w:pPr>
              <w:rPr>
                <w:rFonts w:hint="eastAsia"/>
              </w:rPr>
            </w:pPr>
            <w:r>
              <w:rPr>
                <w:b/>
                <w:color w:val="FAF9F6"/>
                <w:sz w:val="15"/>
              </w:rPr>
              <w:t>PRINCIPLE</w:t>
            </w:r>
          </w:p>
        </w:tc>
        <w:tc>
          <w:tcPr>
            <w:tcW w:w="3278" w:type="dxa"/>
            <w:shd w:val="clear" w:color="auto" w:fill="1D1D1B"/>
            <w:tcMar>
              <w:top w:w="120" w:type="dxa"/>
              <w:left w:w="130" w:type="dxa"/>
              <w:bottom w:w="120" w:type="dxa"/>
              <w:right w:w="130" w:type="dxa"/>
            </w:tcMar>
            <w:vAlign w:val="center"/>
          </w:tcPr>
          <w:p w14:paraId="7A7E4ACD" w14:textId="77777777" w:rsidR="004F7AE9" w:rsidRDefault="00EB3C86">
            <w:pPr>
              <w:rPr>
                <w:rFonts w:hint="eastAsia"/>
              </w:rPr>
            </w:pPr>
            <w:r>
              <w:rPr>
                <w:b/>
                <w:color w:val="FAF9F6"/>
                <w:sz w:val="15"/>
              </w:rPr>
              <w:t>DO</w:t>
            </w:r>
          </w:p>
        </w:tc>
        <w:tc>
          <w:tcPr>
            <w:tcW w:w="3278" w:type="dxa"/>
            <w:shd w:val="clear" w:color="auto" w:fill="1D1D1B"/>
            <w:tcMar>
              <w:top w:w="120" w:type="dxa"/>
              <w:left w:w="130" w:type="dxa"/>
              <w:bottom w:w="120" w:type="dxa"/>
              <w:right w:w="130" w:type="dxa"/>
            </w:tcMar>
            <w:vAlign w:val="center"/>
          </w:tcPr>
          <w:p w14:paraId="5A088CE3" w14:textId="77777777" w:rsidR="004F7AE9" w:rsidRDefault="00EB3C86">
            <w:pPr>
              <w:rPr>
                <w:rFonts w:hint="eastAsia"/>
              </w:rPr>
            </w:pPr>
            <w:r>
              <w:rPr>
                <w:b/>
                <w:color w:val="FAF9F6"/>
                <w:sz w:val="15"/>
              </w:rPr>
              <w:t>AVOID</w:t>
            </w:r>
          </w:p>
        </w:tc>
      </w:tr>
      <w:tr w:rsidR="004F7AE9" w14:paraId="14A0F3C0" w14:textId="77777777">
        <w:trPr>
          <w:jc w:val="center"/>
        </w:trPr>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6417BB1" w14:textId="77777777" w:rsidR="004F7AE9" w:rsidRDefault="00EB3C86">
            <w:pPr>
              <w:spacing w:after="0"/>
              <w:rPr>
                <w:rFonts w:hint="eastAsia"/>
              </w:rPr>
            </w:pPr>
            <w:r>
              <w:rPr>
                <w:sz w:val="16"/>
              </w:rPr>
              <w:t>Lead with clarity</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9332D8F" w14:textId="77777777" w:rsidR="004F7AE9" w:rsidRDefault="00EB3C86">
            <w:pPr>
              <w:spacing w:after="0"/>
              <w:rPr>
                <w:rFonts w:hint="eastAsia"/>
              </w:rPr>
            </w:pPr>
            <w:r>
              <w:rPr>
                <w:sz w:val="16"/>
              </w:rPr>
              <w:t>State the answer or benefit first.</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B67B53F" w14:textId="77777777" w:rsidR="004F7AE9" w:rsidRDefault="00EB3C86">
            <w:pPr>
              <w:spacing w:after="0"/>
              <w:rPr>
                <w:rFonts w:hint="eastAsia"/>
              </w:rPr>
            </w:pPr>
            <w:r>
              <w:rPr>
                <w:sz w:val="16"/>
              </w:rPr>
              <w:t>Long scene-setting before the point.</w:t>
            </w:r>
          </w:p>
        </w:tc>
      </w:tr>
      <w:tr w:rsidR="004F7AE9" w14:paraId="3EBC616B" w14:textId="77777777">
        <w:trPr>
          <w:jc w:val="center"/>
        </w:trPr>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DB3D99F" w14:textId="77777777" w:rsidR="004F7AE9" w:rsidRDefault="00EB3C86">
            <w:pPr>
              <w:spacing w:after="0"/>
              <w:rPr>
                <w:rFonts w:hint="eastAsia"/>
              </w:rPr>
            </w:pPr>
            <w:r>
              <w:rPr>
                <w:sz w:val="16"/>
              </w:rPr>
              <w:t>Be specific</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7B0B6E6" w14:textId="77777777" w:rsidR="004F7AE9" w:rsidRDefault="00EB3C86">
            <w:pPr>
              <w:spacing w:after="0"/>
              <w:rPr>
                <w:rFonts w:hint="eastAsia"/>
              </w:rPr>
            </w:pPr>
            <w:r>
              <w:rPr>
                <w:sz w:val="16"/>
              </w:rPr>
              <w:t>Use concrete facts, scope and next steps.</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165856C" w14:textId="77777777" w:rsidR="004F7AE9" w:rsidRDefault="00EB3C86">
            <w:pPr>
              <w:spacing w:after="0"/>
              <w:rPr>
                <w:rFonts w:hint="eastAsia"/>
              </w:rPr>
            </w:pPr>
            <w:r>
              <w:rPr>
                <w:sz w:val="16"/>
              </w:rPr>
              <w:t>“Best”, “revolutionary” or vague superlatives.</w:t>
            </w:r>
          </w:p>
        </w:tc>
      </w:tr>
      <w:tr w:rsidR="004F7AE9" w14:paraId="3DC9EF85" w14:textId="77777777">
        <w:trPr>
          <w:jc w:val="center"/>
        </w:trPr>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BF20FE6" w14:textId="77777777" w:rsidR="004F7AE9" w:rsidRDefault="00EB3C86">
            <w:pPr>
              <w:spacing w:after="0"/>
              <w:rPr>
                <w:rFonts w:hint="eastAsia"/>
              </w:rPr>
            </w:pPr>
            <w:r>
              <w:rPr>
                <w:sz w:val="16"/>
              </w:rPr>
              <w:t>Sound assured</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058D613" w14:textId="77777777" w:rsidR="004F7AE9" w:rsidRDefault="00EB3C86">
            <w:pPr>
              <w:spacing w:after="0"/>
              <w:rPr>
                <w:rFonts w:hint="eastAsia"/>
              </w:rPr>
            </w:pPr>
            <w:r>
              <w:rPr>
                <w:sz w:val="16"/>
              </w:rPr>
              <w:t>Use direct active sentences.</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B1989D8" w14:textId="77777777" w:rsidR="004F7AE9" w:rsidRDefault="00EB3C86">
            <w:pPr>
              <w:spacing w:after="0"/>
              <w:rPr>
                <w:rFonts w:hint="eastAsia"/>
              </w:rPr>
            </w:pPr>
            <w:r>
              <w:rPr>
                <w:sz w:val="16"/>
              </w:rPr>
              <w:t>Hedging, jargon or false certainty.</w:t>
            </w:r>
          </w:p>
        </w:tc>
      </w:tr>
      <w:tr w:rsidR="004F7AE9" w14:paraId="4CEC194C" w14:textId="77777777">
        <w:trPr>
          <w:jc w:val="center"/>
        </w:trPr>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6F6A92C" w14:textId="77777777" w:rsidR="004F7AE9" w:rsidRDefault="00EB3C86">
            <w:pPr>
              <w:spacing w:after="0"/>
              <w:rPr>
                <w:rFonts w:hint="eastAsia"/>
              </w:rPr>
            </w:pPr>
            <w:r>
              <w:rPr>
                <w:sz w:val="16"/>
              </w:rPr>
              <w:t>Respect attention</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FC4A705" w14:textId="77777777" w:rsidR="004F7AE9" w:rsidRDefault="00EB3C86">
            <w:pPr>
              <w:spacing w:after="0"/>
              <w:rPr>
                <w:rFonts w:hint="eastAsia"/>
              </w:rPr>
            </w:pPr>
            <w:r>
              <w:rPr>
                <w:sz w:val="16"/>
              </w:rPr>
              <w:t>Use headings, short paragraphs and lists.</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4840D5" w14:textId="77777777" w:rsidR="004F7AE9" w:rsidRDefault="00EB3C86">
            <w:pPr>
              <w:spacing w:after="0"/>
              <w:rPr>
                <w:rFonts w:hint="eastAsia"/>
              </w:rPr>
            </w:pPr>
            <w:r>
              <w:rPr>
                <w:sz w:val="16"/>
              </w:rPr>
              <w:t>Dense blocks and repeated messages.</w:t>
            </w:r>
          </w:p>
        </w:tc>
      </w:tr>
      <w:tr w:rsidR="004F7AE9" w14:paraId="59CBE082" w14:textId="77777777">
        <w:trPr>
          <w:jc w:val="center"/>
        </w:trPr>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893646F" w14:textId="77777777" w:rsidR="004F7AE9" w:rsidRDefault="00EB3C86">
            <w:pPr>
              <w:spacing w:after="0"/>
              <w:rPr>
                <w:rFonts w:hint="eastAsia"/>
              </w:rPr>
            </w:pPr>
            <w:r>
              <w:rPr>
                <w:sz w:val="16"/>
              </w:rPr>
              <w:t>Stay human</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980B869" w14:textId="77777777" w:rsidR="004F7AE9" w:rsidRDefault="00EB3C86">
            <w:pPr>
              <w:spacing w:after="0"/>
              <w:rPr>
                <w:rFonts w:hint="eastAsia"/>
              </w:rPr>
            </w:pPr>
            <w:r>
              <w:rPr>
                <w:sz w:val="16"/>
              </w:rPr>
              <w:t>Explain technical terms in plain language.</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A2F75EE" w14:textId="77777777" w:rsidR="004F7AE9" w:rsidRDefault="00EB3C86">
            <w:pPr>
              <w:spacing w:after="0"/>
              <w:rPr>
                <w:rFonts w:hint="eastAsia"/>
              </w:rPr>
            </w:pPr>
            <w:r>
              <w:rPr>
                <w:sz w:val="16"/>
              </w:rPr>
              <w:t>Talking down or sounding overly casual.</w:t>
            </w:r>
          </w:p>
        </w:tc>
      </w:tr>
    </w:tbl>
    <w:p w14:paraId="7D70CC24" w14:textId="77777777" w:rsidR="004F7AE9" w:rsidRDefault="00EB3C86">
      <w:pPr>
        <w:pStyle w:val="Heading2"/>
      </w:pPr>
      <w:r>
        <w:t>Message architecture</w:t>
      </w:r>
    </w:p>
    <w:tbl>
      <w:tblPr>
        <w:tblW w:w="0" w:type="auto"/>
        <w:jc w:val="center"/>
        <w:tblLayout w:type="fixed"/>
        <w:tblLook w:val="04A0" w:firstRow="1" w:lastRow="0" w:firstColumn="1" w:lastColumn="0" w:noHBand="0" w:noVBand="1"/>
      </w:tblPr>
      <w:tblGrid>
        <w:gridCol w:w="3278"/>
        <w:gridCol w:w="3278"/>
        <w:gridCol w:w="5184"/>
      </w:tblGrid>
      <w:tr w:rsidR="004F7AE9" w14:paraId="7AE4C9E0" w14:textId="77777777">
        <w:trPr>
          <w:tblHeader/>
          <w:jc w:val="center"/>
        </w:trPr>
        <w:tc>
          <w:tcPr>
            <w:tcW w:w="3278" w:type="dxa"/>
            <w:shd w:val="clear" w:color="auto" w:fill="1D1D1B"/>
            <w:tcMar>
              <w:top w:w="120" w:type="dxa"/>
              <w:left w:w="130" w:type="dxa"/>
              <w:bottom w:w="120" w:type="dxa"/>
              <w:right w:w="130" w:type="dxa"/>
            </w:tcMar>
            <w:vAlign w:val="center"/>
          </w:tcPr>
          <w:p w14:paraId="6B547703" w14:textId="77777777" w:rsidR="004F7AE9" w:rsidRDefault="00EB3C86">
            <w:pPr>
              <w:rPr>
                <w:rFonts w:hint="eastAsia"/>
              </w:rPr>
            </w:pPr>
            <w:r>
              <w:rPr>
                <w:b/>
                <w:color w:val="FAF9F6"/>
                <w:sz w:val="15"/>
              </w:rPr>
              <w:t>ORDER</w:t>
            </w:r>
          </w:p>
        </w:tc>
        <w:tc>
          <w:tcPr>
            <w:tcW w:w="3278" w:type="dxa"/>
            <w:shd w:val="clear" w:color="auto" w:fill="1D1D1B"/>
            <w:tcMar>
              <w:top w:w="120" w:type="dxa"/>
              <w:left w:w="130" w:type="dxa"/>
              <w:bottom w:w="120" w:type="dxa"/>
              <w:right w:w="130" w:type="dxa"/>
            </w:tcMar>
            <w:vAlign w:val="center"/>
          </w:tcPr>
          <w:p w14:paraId="2266AAB3" w14:textId="77777777" w:rsidR="004F7AE9" w:rsidRDefault="00EB3C86">
            <w:pPr>
              <w:rPr>
                <w:rFonts w:hint="eastAsia"/>
              </w:rPr>
            </w:pPr>
            <w:r>
              <w:rPr>
                <w:b/>
                <w:color w:val="FAF9F6"/>
                <w:sz w:val="15"/>
              </w:rPr>
              <w:t>QUESTION ANSWERED</w:t>
            </w:r>
          </w:p>
        </w:tc>
        <w:tc>
          <w:tcPr>
            <w:tcW w:w="3278" w:type="dxa"/>
            <w:shd w:val="clear" w:color="auto" w:fill="1D1D1B"/>
            <w:tcMar>
              <w:top w:w="120" w:type="dxa"/>
              <w:left w:w="130" w:type="dxa"/>
              <w:bottom w:w="120" w:type="dxa"/>
              <w:right w:w="130" w:type="dxa"/>
            </w:tcMar>
            <w:vAlign w:val="center"/>
          </w:tcPr>
          <w:p w14:paraId="57AF4B33" w14:textId="77777777" w:rsidR="004F7AE9" w:rsidRDefault="00EB3C86">
            <w:pPr>
              <w:rPr>
                <w:rFonts w:hint="eastAsia"/>
              </w:rPr>
            </w:pPr>
            <w:r>
              <w:rPr>
                <w:b/>
                <w:color w:val="FAF9F6"/>
                <w:sz w:val="15"/>
              </w:rPr>
              <w:t>EXAMPLE PATTERN</w:t>
            </w:r>
          </w:p>
        </w:tc>
      </w:tr>
      <w:tr w:rsidR="004F7AE9" w14:paraId="6936A2F3" w14:textId="77777777">
        <w:trPr>
          <w:jc w:val="center"/>
        </w:trPr>
        <w:tc>
          <w:tcPr>
            <w:tcW w:w="93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6219B39" w14:textId="77777777" w:rsidR="004F7AE9" w:rsidRDefault="00EB3C86">
            <w:pPr>
              <w:spacing w:after="0"/>
              <w:rPr>
                <w:rFonts w:hint="eastAsia"/>
              </w:rPr>
            </w:pPr>
            <w:r>
              <w:rPr>
                <w:sz w:val="16"/>
              </w:rPr>
              <w:t>1</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24CB57F" w14:textId="77777777" w:rsidR="004F7AE9" w:rsidRDefault="00EB3C86">
            <w:pPr>
              <w:spacing w:after="0"/>
              <w:rPr>
                <w:rFonts w:hint="eastAsia"/>
              </w:rPr>
            </w:pPr>
            <w:r>
              <w:rPr>
                <w:sz w:val="16"/>
              </w:rPr>
              <w:t>What is it?</w:t>
            </w:r>
          </w:p>
        </w:tc>
        <w:tc>
          <w:tcPr>
            <w:tcW w:w="51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3DB902C" w14:textId="77777777" w:rsidR="004F7AE9" w:rsidRDefault="00EB3C86">
            <w:pPr>
              <w:spacing w:after="0"/>
              <w:rPr>
                <w:rFonts w:hint="eastAsia"/>
              </w:rPr>
            </w:pPr>
            <w:r>
              <w:rPr>
                <w:sz w:val="16"/>
              </w:rPr>
              <w:t>A clear product or service category statement.</w:t>
            </w:r>
          </w:p>
        </w:tc>
      </w:tr>
      <w:tr w:rsidR="004F7AE9" w14:paraId="4F0CB4CE" w14:textId="77777777">
        <w:trPr>
          <w:jc w:val="center"/>
        </w:trPr>
        <w:tc>
          <w:tcPr>
            <w:tcW w:w="93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016429B" w14:textId="77777777" w:rsidR="004F7AE9" w:rsidRDefault="00EB3C86">
            <w:pPr>
              <w:spacing w:after="0"/>
              <w:rPr>
                <w:rFonts w:hint="eastAsia"/>
              </w:rPr>
            </w:pPr>
            <w:r>
              <w:rPr>
                <w:sz w:val="16"/>
              </w:rPr>
              <w:t>2</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1061797" w14:textId="77777777" w:rsidR="004F7AE9" w:rsidRDefault="00EB3C86">
            <w:pPr>
              <w:spacing w:after="0"/>
              <w:rPr>
                <w:rFonts w:hint="eastAsia"/>
              </w:rPr>
            </w:pPr>
            <w:r>
              <w:rPr>
                <w:sz w:val="16"/>
              </w:rPr>
              <w:t>Why does it matter?</w:t>
            </w:r>
          </w:p>
        </w:tc>
        <w:tc>
          <w:tcPr>
            <w:tcW w:w="51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1C3C943" w14:textId="77777777" w:rsidR="004F7AE9" w:rsidRDefault="00EB3C86">
            <w:pPr>
              <w:spacing w:after="0"/>
              <w:rPr>
                <w:rFonts w:hint="eastAsia"/>
              </w:rPr>
            </w:pPr>
            <w:r>
              <w:rPr>
                <w:sz w:val="16"/>
              </w:rPr>
              <w:t>One primary customer outcome.</w:t>
            </w:r>
          </w:p>
        </w:tc>
      </w:tr>
      <w:tr w:rsidR="004F7AE9" w14:paraId="0DB51CC3" w14:textId="77777777">
        <w:trPr>
          <w:jc w:val="center"/>
        </w:trPr>
        <w:tc>
          <w:tcPr>
            <w:tcW w:w="93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58115C9" w14:textId="77777777" w:rsidR="004F7AE9" w:rsidRDefault="00EB3C86">
            <w:pPr>
              <w:spacing w:after="0"/>
              <w:rPr>
                <w:rFonts w:hint="eastAsia"/>
              </w:rPr>
            </w:pPr>
            <w:r>
              <w:rPr>
                <w:sz w:val="16"/>
              </w:rPr>
              <w:t>3</w:t>
            </w:r>
          </w:p>
        </w:tc>
        <w:tc>
          <w:tcPr>
            <w:tcW w:w="31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42D8D6C" w14:textId="77777777" w:rsidR="004F7AE9" w:rsidRDefault="00EB3C86">
            <w:pPr>
              <w:spacing w:after="0"/>
              <w:rPr>
                <w:rFonts w:hint="eastAsia"/>
              </w:rPr>
            </w:pPr>
            <w:r>
              <w:rPr>
                <w:sz w:val="16"/>
              </w:rPr>
              <w:t>How is it different?</w:t>
            </w:r>
          </w:p>
        </w:tc>
        <w:tc>
          <w:tcPr>
            <w:tcW w:w="51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2973410" w14:textId="77777777" w:rsidR="004F7AE9" w:rsidRDefault="00EB3C86">
            <w:pPr>
              <w:spacing w:after="0"/>
              <w:rPr>
                <w:rFonts w:hint="eastAsia"/>
              </w:rPr>
            </w:pPr>
            <w:r>
              <w:rPr>
                <w:sz w:val="16"/>
              </w:rPr>
              <w:t>A specific design, service or provenance proof point.</w:t>
            </w:r>
          </w:p>
        </w:tc>
      </w:tr>
      <w:tr w:rsidR="004F7AE9" w14:paraId="412414F6" w14:textId="77777777">
        <w:trPr>
          <w:jc w:val="center"/>
        </w:trPr>
        <w:tc>
          <w:tcPr>
            <w:tcW w:w="93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81D1B3C" w14:textId="77777777" w:rsidR="004F7AE9" w:rsidRDefault="00EB3C86">
            <w:pPr>
              <w:spacing w:after="0"/>
              <w:rPr>
                <w:rFonts w:hint="eastAsia"/>
              </w:rPr>
            </w:pPr>
            <w:r>
              <w:rPr>
                <w:sz w:val="16"/>
              </w:rPr>
              <w:t>4</w:t>
            </w:r>
          </w:p>
        </w:tc>
        <w:tc>
          <w:tcPr>
            <w:tcW w:w="31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FAAC80F" w14:textId="77777777" w:rsidR="004F7AE9" w:rsidRDefault="00EB3C86">
            <w:pPr>
              <w:spacing w:after="0"/>
              <w:rPr>
                <w:rFonts w:hint="eastAsia"/>
              </w:rPr>
            </w:pPr>
            <w:r>
              <w:rPr>
                <w:sz w:val="16"/>
              </w:rPr>
              <w:t>What should I do?</w:t>
            </w:r>
          </w:p>
        </w:tc>
        <w:tc>
          <w:tcPr>
            <w:tcW w:w="51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5C99349" w14:textId="77777777" w:rsidR="004F7AE9" w:rsidRDefault="00EB3C86">
            <w:pPr>
              <w:spacing w:after="0"/>
              <w:rPr>
                <w:rFonts w:hint="eastAsia"/>
              </w:rPr>
            </w:pPr>
            <w:r>
              <w:rPr>
                <w:sz w:val="16"/>
              </w:rPr>
              <w:t>One clear action with the next step.</w:t>
            </w:r>
          </w:p>
        </w:tc>
      </w:tr>
    </w:tbl>
    <w:p w14:paraId="2044F91C" w14:textId="77777777" w:rsidR="004F7AE9" w:rsidRDefault="00EB3C86">
      <w:pPr>
        <w:pStyle w:val="Heading2"/>
      </w:pPr>
      <w:r>
        <w:t>House style</w:t>
      </w:r>
    </w:p>
    <w:p w14:paraId="1115758D" w14:textId="77777777" w:rsidR="004F7AE9" w:rsidRDefault="00EB3C86">
      <w:pPr>
        <w:pStyle w:val="ListBullet"/>
        <w:rPr>
          <w:rFonts w:hint="eastAsia"/>
        </w:rPr>
      </w:pPr>
      <w:r>
        <w:t>Use New Zealand English: organise, colour, labelled, programme where appropriate.</w:t>
      </w:r>
    </w:p>
    <w:p w14:paraId="7F4B558C" w14:textId="77777777" w:rsidR="004F7AE9" w:rsidRDefault="00EB3C86">
      <w:pPr>
        <w:pStyle w:val="ListBullet"/>
        <w:rPr>
          <w:rFonts w:hint="eastAsia"/>
        </w:rPr>
      </w:pPr>
      <w:r>
        <w:t>Write “New Zealand” in full in formal claims; “NZ” is acceptable in compact supporting copy when approved.</w:t>
      </w:r>
    </w:p>
    <w:p w14:paraId="081DC5F6" w14:textId="77777777" w:rsidR="004F7AE9" w:rsidRDefault="00EB3C86">
      <w:pPr>
        <w:pStyle w:val="ListBullet"/>
        <w:rPr>
          <w:rFonts w:hint="eastAsia"/>
        </w:rPr>
      </w:pPr>
      <w:r>
        <w:t>Use dates as 9 August 2026.</w:t>
      </w:r>
    </w:p>
    <w:p w14:paraId="794029A2" w14:textId="77777777" w:rsidR="004F7AE9" w:rsidRDefault="00EB3C86">
      <w:pPr>
        <w:pStyle w:val="ListBullet"/>
        <w:rPr>
          <w:rFonts w:hint="eastAsia"/>
        </w:rPr>
      </w:pPr>
      <w:r>
        <w:t>Use numerals with units: 10 mm, 25 kg, 3%.</w:t>
      </w:r>
    </w:p>
    <w:p w14:paraId="2D8A1FB1" w14:textId="77777777" w:rsidR="004F7AE9" w:rsidRDefault="00EB3C86">
      <w:pPr>
        <w:pStyle w:val="ListBullet"/>
        <w:rPr>
          <w:rFonts w:hint="eastAsia"/>
        </w:rPr>
      </w:pPr>
      <w:r>
        <w:t>Use the serial comma only when it prevents ambiguity.</w:t>
      </w:r>
    </w:p>
    <w:p w14:paraId="26EE9C40" w14:textId="77777777" w:rsidR="004F7AE9" w:rsidRDefault="00EB3C86">
      <w:pPr>
        <w:pStyle w:val="ListBullet"/>
        <w:rPr>
          <w:rFonts w:hint="eastAsia"/>
        </w:rPr>
      </w:pPr>
      <w:r>
        <w:t>Avoid ampersands in prose unless part of a formal name.</w:t>
      </w:r>
    </w:p>
    <w:p w14:paraId="2AECF9A6" w14:textId="77777777" w:rsidR="004F7AE9" w:rsidRDefault="00EB3C86">
      <w:pPr>
        <w:pStyle w:val="ListBullet"/>
        <w:rPr>
          <w:rFonts w:hint="eastAsia"/>
        </w:rPr>
      </w:pPr>
      <w:r>
        <w:t>Use inclusive, role-based language.</w:t>
      </w:r>
    </w:p>
    <w:p w14:paraId="60322A32" w14:textId="77777777" w:rsidR="004F7AE9" w:rsidRDefault="00EB3C86">
      <w:pPr>
        <w:pStyle w:val="Heading2"/>
      </w:pPr>
      <w:r>
        <w:t>Sample copy</w:t>
      </w:r>
    </w:p>
    <w:tbl>
      <w:tblPr>
        <w:tblW w:w="0" w:type="auto"/>
        <w:jc w:val="center"/>
        <w:tblLayout w:type="fixed"/>
        <w:tblLook w:val="04A0" w:firstRow="1" w:lastRow="0" w:firstColumn="1" w:lastColumn="0" w:noHBand="0" w:noVBand="1"/>
      </w:tblPr>
      <w:tblGrid>
        <w:gridCol w:w="4917"/>
        <w:gridCol w:w="4917"/>
      </w:tblGrid>
      <w:tr w:rsidR="004F7AE9" w14:paraId="13F0086D" w14:textId="77777777">
        <w:trPr>
          <w:jc w:val="center"/>
        </w:trPr>
        <w:tc>
          <w:tcPr>
            <w:tcW w:w="4917" w:type="dxa"/>
            <w:shd w:val="clear" w:color="auto" w:fill="C9AC75"/>
            <w:tcMar>
              <w:top w:w="0" w:type="dxa"/>
              <w:left w:w="0" w:type="dxa"/>
              <w:bottom w:w="0" w:type="dxa"/>
              <w:right w:w="0" w:type="dxa"/>
            </w:tcMar>
          </w:tcPr>
          <w:p w14:paraId="7F89B8A5"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617D9524" w14:textId="77777777" w:rsidR="004F7AE9" w:rsidRDefault="00EB3C86">
            <w:pPr>
              <w:rPr>
                <w:rFonts w:hint="eastAsia"/>
              </w:rPr>
            </w:pPr>
            <w:r>
              <w:rPr>
                <w:b/>
                <w:color w:val="C9AC75"/>
                <w:sz w:val="16"/>
              </w:rPr>
              <w:t>BRAND INTRODUCTION</w:t>
            </w:r>
          </w:p>
          <w:p w14:paraId="29CF6204" w14:textId="77777777" w:rsidR="004F7AE9" w:rsidRDefault="00EB3C86">
            <w:pPr>
              <w:rPr>
                <w:rFonts w:hint="eastAsia"/>
              </w:rPr>
            </w:pPr>
            <w:r>
              <w:t>Clariq makes complex choices clearer. We combine considered design, practical detail and dependable delivery to help people move forward with confidence.</w:t>
            </w:r>
          </w:p>
        </w:tc>
      </w:tr>
      <w:tr w:rsidR="004F7AE9" w14:paraId="24B1A6F2" w14:textId="77777777">
        <w:trPr>
          <w:jc w:val="center"/>
        </w:trPr>
        <w:tc>
          <w:tcPr>
            <w:tcW w:w="4917" w:type="dxa"/>
            <w:shd w:val="clear" w:color="auto" w:fill="C9AC75"/>
            <w:tcMar>
              <w:top w:w="0" w:type="dxa"/>
              <w:left w:w="0" w:type="dxa"/>
              <w:bottom w:w="0" w:type="dxa"/>
              <w:right w:w="0" w:type="dxa"/>
            </w:tcMar>
          </w:tcPr>
          <w:p w14:paraId="7A7FF052"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193378DF" w14:textId="77777777" w:rsidR="004F7AE9" w:rsidRDefault="00EB3C86">
            <w:pPr>
              <w:rPr>
                <w:rFonts w:hint="eastAsia"/>
              </w:rPr>
            </w:pPr>
            <w:r>
              <w:rPr>
                <w:b/>
                <w:color w:val="C9AC75"/>
                <w:sz w:val="16"/>
              </w:rPr>
              <w:t>PRODUCT PROOF PATTERN</w:t>
            </w:r>
          </w:p>
          <w:p w14:paraId="66B0B8E2" w14:textId="77777777" w:rsidR="004F7AE9" w:rsidRDefault="00EB3C86">
            <w:pPr>
              <w:rPr>
                <w:rFonts w:hint="eastAsia"/>
              </w:rPr>
            </w:pPr>
            <w:r>
              <w:t>Designed for [specific use]. Made from [material / method]. Tested or verified against [evidence]. Available in [options].</w:t>
            </w:r>
          </w:p>
        </w:tc>
      </w:tr>
    </w:tbl>
    <w:p w14:paraId="4E5E5A85" w14:textId="77777777" w:rsidR="004F7AE9" w:rsidRDefault="00EB3C86">
      <w:pPr>
        <w:pStyle w:val="Eyebrow"/>
        <w:rPr>
          <w:rFonts w:hint="eastAsia"/>
        </w:rPr>
      </w:pPr>
      <w:r>
        <w:t>CLARIQ BRAND SYSTEM</w:t>
      </w:r>
    </w:p>
    <w:p w14:paraId="14C37A88" w14:textId="77777777" w:rsidR="004F7AE9" w:rsidRDefault="00EB3C86">
      <w:pPr>
        <w:pStyle w:val="Heading1"/>
      </w:pPr>
      <w:r>
        <w:lastRenderedPageBreak/>
        <w:t>08  Layout and templates</w:t>
      </w:r>
    </w:p>
    <w:p w14:paraId="2A40818F" w14:textId="77777777" w:rsidR="004F7AE9" w:rsidRDefault="00EB3C86">
      <w:pPr>
        <w:pStyle w:val="Lead"/>
        <w:rPr>
          <w:rFonts w:hint="eastAsia"/>
        </w:rPr>
      </w:pPr>
      <w:r>
        <w:t>A system of calm structure, deliberate hierarchy and repeatable components.</w:t>
      </w:r>
    </w:p>
    <w:p w14:paraId="07B70FBD" w14:textId="77777777" w:rsidR="004F7AE9" w:rsidRDefault="00EB3C86">
      <w:pPr>
        <w:pStyle w:val="Heading2"/>
      </w:pPr>
      <w:r>
        <w:t>Grid principles</w:t>
      </w:r>
    </w:p>
    <w:p w14:paraId="14E36F66" w14:textId="77777777" w:rsidR="004F7AE9" w:rsidRDefault="00EB3C86">
      <w:pPr>
        <w:pStyle w:val="ListBullet"/>
        <w:rPr>
          <w:rFonts w:hint="eastAsia"/>
        </w:rPr>
      </w:pPr>
      <w:r>
        <w:t>Use an underlying 12-column digital grid and a 6-column print grid where practical.</w:t>
      </w:r>
    </w:p>
    <w:p w14:paraId="74355632" w14:textId="77777777" w:rsidR="004F7AE9" w:rsidRDefault="00EB3C86">
      <w:pPr>
        <w:pStyle w:val="ListBullet"/>
        <w:rPr>
          <w:rFonts w:hint="eastAsia"/>
        </w:rPr>
      </w:pPr>
      <w:r>
        <w:t>Align logos, titles, imagery and rules to common edges.</w:t>
      </w:r>
    </w:p>
    <w:p w14:paraId="3D38BA92" w14:textId="77777777" w:rsidR="004F7AE9" w:rsidRDefault="00EB3C86">
      <w:pPr>
        <w:pStyle w:val="ListBullet"/>
        <w:rPr>
          <w:rFonts w:hint="eastAsia"/>
        </w:rPr>
      </w:pPr>
      <w:r>
        <w:t>Build layouts from a consistent 8 px digital spacing unit or 2 mm print unit.</w:t>
      </w:r>
    </w:p>
    <w:p w14:paraId="445A3700" w14:textId="77777777" w:rsidR="004F7AE9" w:rsidRDefault="00EB3C86">
      <w:pPr>
        <w:pStyle w:val="ListBullet"/>
        <w:rPr>
          <w:rFonts w:hint="eastAsia"/>
        </w:rPr>
      </w:pPr>
      <w:r>
        <w:t>Use generous outer margins, particularly around the logo.</w:t>
      </w:r>
    </w:p>
    <w:p w14:paraId="53FCCB2C" w14:textId="77777777" w:rsidR="004F7AE9" w:rsidRDefault="00EB3C86">
      <w:pPr>
        <w:pStyle w:val="ListBullet"/>
        <w:rPr>
          <w:rFonts w:hint="eastAsia"/>
        </w:rPr>
      </w:pPr>
      <w:r>
        <w:t>Create one dominant focal point per page or screen.</w:t>
      </w:r>
    </w:p>
    <w:p w14:paraId="240B3E76" w14:textId="77777777" w:rsidR="004F7AE9" w:rsidRDefault="00EB3C86">
      <w:pPr>
        <w:pStyle w:val="Heading2"/>
      </w:pPr>
      <w:r>
        <w:t>Document template anatomy</w:t>
      </w:r>
    </w:p>
    <w:tbl>
      <w:tblPr>
        <w:tblW w:w="0" w:type="auto"/>
        <w:jc w:val="center"/>
        <w:tblLayout w:type="fixed"/>
        <w:tblLook w:val="04A0" w:firstRow="1" w:lastRow="0" w:firstColumn="1" w:lastColumn="0" w:noHBand="0" w:noVBand="1"/>
      </w:tblPr>
      <w:tblGrid>
        <w:gridCol w:w="4917"/>
        <w:gridCol w:w="7272"/>
      </w:tblGrid>
      <w:tr w:rsidR="004F7AE9" w14:paraId="42B40CA0" w14:textId="77777777">
        <w:trPr>
          <w:tblHeader/>
          <w:jc w:val="center"/>
        </w:trPr>
        <w:tc>
          <w:tcPr>
            <w:tcW w:w="4917" w:type="dxa"/>
            <w:shd w:val="clear" w:color="auto" w:fill="1D1D1B"/>
            <w:tcMar>
              <w:top w:w="120" w:type="dxa"/>
              <w:left w:w="130" w:type="dxa"/>
              <w:bottom w:w="120" w:type="dxa"/>
              <w:right w:w="130" w:type="dxa"/>
            </w:tcMar>
            <w:vAlign w:val="center"/>
          </w:tcPr>
          <w:p w14:paraId="5E6808C9" w14:textId="77777777" w:rsidR="004F7AE9" w:rsidRDefault="00EB3C86">
            <w:pPr>
              <w:rPr>
                <w:rFonts w:hint="eastAsia"/>
              </w:rPr>
            </w:pPr>
            <w:r>
              <w:rPr>
                <w:b/>
                <w:color w:val="FAF9F6"/>
                <w:sz w:val="15"/>
              </w:rPr>
              <w:t>AREA</w:t>
            </w:r>
          </w:p>
        </w:tc>
        <w:tc>
          <w:tcPr>
            <w:tcW w:w="4917" w:type="dxa"/>
            <w:shd w:val="clear" w:color="auto" w:fill="1D1D1B"/>
            <w:tcMar>
              <w:top w:w="120" w:type="dxa"/>
              <w:left w:w="130" w:type="dxa"/>
              <w:bottom w:w="120" w:type="dxa"/>
              <w:right w:w="130" w:type="dxa"/>
            </w:tcMar>
            <w:vAlign w:val="center"/>
          </w:tcPr>
          <w:p w14:paraId="5825F1A4" w14:textId="77777777" w:rsidR="004F7AE9" w:rsidRDefault="00EB3C86">
            <w:pPr>
              <w:rPr>
                <w:rFonts w:hint="eastAsia"/>
              </w:rPr>
            </w:pPr>
            <w:r>
              <w:rPr>
                <w:b/>
                <w:color w:val="FAF9F6"/>
                <w:sz w:val="15"/>
              </w:rPr>
              <w:t>STANDARD</w:t>
            </w:r>
          </w:p>
        </w:tc>
      </w:tr>
      <w:tr w:rsidR="004F7AE9" w14:paraId="4AF5D8F6"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0552D1F" w14:textId="77777777" w:rsidR="004F7AE9" w:rsidRDefault="00EB3C86">
            <w:pPr>
              <w:spacing w:after="0"/>
              <w:rPr>
                <w:rFonts w:hint="eastAsia"/>
              </w:rPr>
            </w:pPr>
            <w:r>
              <w:rPr>
                <w:sz w:val="16"/>
              </w:rPr>
              <w:t>Cover</w:t>
            </w:r>
          </w:p>
        </w:tc>
        <w:tc>
          <w:tcPr>
            <w:tcW w:w="72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EB0AD51" w14:textId="77777777" w:rsidR="004F7AE9" w:rsidRDefault="00EB3C86">
            <w:pPr>
              <w:spacing w:after="0"/>
              <w:rPr>
                <w:rFonts w:hint="eastAsia"/>
              </w:rPr>
            </w:pPr>
            <w:r>
              <w:rPr>
                <w:sz w:val="16"/>
              </w:rPr>
              <w:t>Logo, document title, short descriptor, owner/version/date.</w:t>
            </w:r>
          </w:p>
        </w:tc>
      </w:tr>
      <w:tr w:rsidR="004F7AE9" w14:paraId="1D26D23B"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4913BB8" w14:textId="77777777" w:rsidR="004F7AE9" w:rsidRDefault="00EB3C86">
            <w:pPr>
              <w:spacing w:after="0"/>
              <w:rPr>
                <w:rFonts w:hint="eastAsia"/>
              </w:rPr>
            </w:pPr>
            <w:r>
              <w:rPr>
                <w:sz w:val="16"/>
              </w:rPr>
              <w:t>Header</w:t>
            </w:r>
          </w:p>
        </w:tc>
        <w:tc>
          <w:tcPr>
            <w:tcW w:w="72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2ACE054" w14:textId="77777777" w:rsidR="004F7AE9" w:rsidRDefault="00EB3C86">
            <w:pPr>
              <w:spacing w:after="0"/>
              <w:rPr>
                <w:rFonts w:hint="eastAsia"/>
              </w:rPr>
            </w:pPr>
            <w:r>
              <w:rPr>
                <w:sz w:val="16"/>
              </w:rPr>
              <w:t>Document family or section, not repeated marketing copy.</w:t>
            </w:r>
          </w:p>
        </w:tc>
      </w:tr>
      <w:tr w:rsidR="004F7AE9" w14:paraId="0C2B3A9A"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55BE17F" w14:textId="77777777" w:rsidR="004F7AE9" w:rsidRDefault="00EB3C86">
            <w:pPr>
              <w:spacing w:after="0"/>
              <w:rPr>
                <w:rFonts w:hint="eastAsia"/>
              </w:rPr>
            </w:pPr>
            <w:r>
              <w:rPr>
                <w:sz w:val="16"/>
              </w:rPr>
              <w:t>Footer</w:t>
            </w:r>
          </w:p>
        </w:tc>
        <w:tc>
          <w:tcPr>
            <w:tcW w:w="72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0E6AA97" w14:textId="77777777" w:rsidR="004F7AE9" w:rsidRDefault="00EB3C86">
            <w:pPr>
              <w:spacing w:after="0"/>
              <w:rPr>
                <w:rFonts w:hint="eastAsia"/>
              </w:rPr>
            </w:pPr>
            <w:r>
              <w:rPr>
                <w:sz w:val="16"/>
              </w:rPr>
              <w:t>Version, controlled-copy statement and page number.</w:t>
            </w:r>
          </w:p>
        </w:tc>
      </w:tr>
      <w:tr w:rsidR="004F7AE9" w14:paraId="5CCDB579"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173CDF4" w14:textId="77777777" w:rsidR="004F7AE9" w:rsidRDefault="00EB3C86">
            <w:pPr>
              <w:spacing w:after="0"/>
              <w:rPr>
                <w:rFonts w:hint="eastAsia"/>
              </w:rPr>
            </w:pPr>
            <w:r>
              <w:rPr>
                <w:sz w:val="16"/>
              </w:rPr>
              <w:t>Heading ladder</w:t>
            </w:r>
          </w:p>
        </w:tc>
        <w:tc>
          <w:tcPr>
            <w:tcW w:w="72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2B109B2" w14:textId="77777777" w:rsidR="004F7AE9" w:rsidRDefault="00EB3C86">
            <w:pPr>
              <w:spacing w:after="0"/>
              <w:rPr>
                <w:rFonts w:hint="eastAsia"/>
              </w:rPr>
            </w:pPr>
            <w:r>
              <w:rPr>
                <w:sz w:val="16"/>
              </w:rPr>
              <w:t>H1 &gt; H2 &gt; H3 with no skipped levels.</w:t>
            </w:r>
          </w:p>
        </w:tc>
      </w:tr>
      <w:tr w:rsidR="004F7AE9" w14:paraId="6E5059CD"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AB7CB8F" w14:textId="77777777" w:rsidR="004F7AE9" w:rsidRDefault="00EB3C86">
            <w:pPr>
              <w:spacing w:after="0"/>
              <w:rPr>
                <w:rFonts w:hint="eastAsia"/>
              </w:rPr>
            </w:pPr>
            <w:r>
              <w:rPr>
                <w:sz w:val="16"/>
              </w:rPr>
              <w:t>Tables</w:t>
            </w:r>
          </w:p>
        </w:tc>
        <w:tc>
          <w:tcPr>
            <w:tcW w:w="72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8090D4E" w14:textId="77777777" w:rsidR="004F7AE9" w:rsidRDefault="00EB3C86">
            <w:pPr>
              <w:spacing w:after="0"/>
              <w:rPr>
                <w:rFonts w:hint="eastAsia"/>
              </w:rPr>
            </w:pPr>
            <w:r>
              <w:rPr>
                <w:sz w:val="16"/>
              </w:rPr>
              <w:t>Off Black header, Stone White alternating rows, clear cell padding.</w:t>
            </w:r>
          </w:p>
        </w:tc>
      </w:tr>
      <w:tr w:rsidR="004F7AE9" w14:paraId="105750B8"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B91FFF7" w14:textId="77777777" w:rsidR="004F7AE9" w:rsidRDefault="00EB3C86">
            <w:pPr>
              <w:spacing w:after="0"/>
              <w:rPr>
                <w:rFonts w:hint="eastAsia"/>
              </w:rPr>
            </w:pPr>
            <w:r>
              <w:rPr>
                <w:sz w:val="16"/>
              </w:rPr>
              <w:t>Callouts</w:t>
            </w:r>
          </w:p>
        </w:tc>
        <w:tc>
          <w:tcPr>
            <w:tcW w:w="72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B156F30" w14:textId="77777777" w:rsidR="004F7AE9" w:rsidRDefault="00EB3C86">
            <w:pPr>
              <w:spacing w:after="0"/>
              <w:rPr>
                <w:rFonts w:hint="eastAsia"/>
              </w:rPr>
            </w:pPr>
            <w:r>
              <w:rPr>
                <w:sz w:val="16"/>
              </w:rPr>
              <w:t>Gold accent with Stone White or light neutral field.</w:t>
            </w:r>
          </w:p>
        </w:tc>
      </w:tr>
      <w:tr w:rsidR="004F7AE9" w14:paraId="1D19D64A" w14:textId="77777777">
        <w:trPr>
          <w:jc w:val="center"/>
        </w:trPr>
        <w:tc>
          <w:tcPr>
            <w:tcW w:w="208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0C052E1" w14:textId="77777777" w:rsidR="004F7AE9" w:rsidRDefault="00EB3C86">
            <w:pPr>
              <w:spacing w:after="0"/>
              <w:rPr>
                <w:rFonts w:hint="eastAsia"/>
              </w:rPr>
            </w:pPr>
            <w:r>
              <w:rPr>
                <w:sz w:val="16"/>
              </w:rPr>
              <w:t>Revision control</w:t>
            </w:r>
          </w:p>
        </w:tc>
        <w:tc>
          <w:tcPr>
            <w:tcW w:w="72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D381F68" w14:textId="77777777" w:rsidR="004F7AE9" w:rsidRDefault="00EB3C86">
            <w:pPr>
              <w:spacing w:after="0"/>
              <w:rPr>
                <w:rFonts w:hint="eastAsia"/>
              </w:rPr>
            </w:pPr>
            <w:r>
              <w:rPr>
                <w:sz w:val="16"/>
              </w:rPr>
              <w:t>Front matter plus change register and owner.</w:t>
            </w:r>
          </w:p>
        </w:tc>
      </w:tr>
    </w:tbl>
    <w:p w14:paraId="033E9D7E" w14:textId="77777777" w:rsidR="004F7AE9" w:rsidRDefault="00EB3C86">
      <w:pPr>
        <w:pStyle w:val="Heading2"/>
      </w:pPr>
      <w:r>
        <w:t>Template families</w:t>
      </w:r>
    </w:p>
    <w:tbl>
      <w:tblPr>
        <w:tblW w:w="0" w:type="auto"/>
        <w:jc w:val="center"/>
        <w:tblLayout w:type="fixed"/>
        <w:tblLook w:val="04A0" w:firstRow="1" w:lastRow="0" w:firstColumn="1" w:lastColumn="0" w:noHBand="0" w:noVBand="1"/>
      </w:tblPr>
      <w:tblGrid>
        <w:gridCol w:w="4917"/>
        <w:gridCol w:w="7200"/>
      </w:tblGrid>
      <w:tr w:rsidR="004F7AE9" w14:paraId="16D23595" w14:textId="77777777">
        <w:trPr>
          <w:tblHeader/>
          <w:jc w:val="center"/>
        </w:trPr>
        <w:tc>
          <w:tcPr>
            <w:tcW w:w="4917" w:type="dxa"/>
            <w:shd w:val="clear" w:color="auto" w:fill="1D1D1B"/>
            <w:tcMar>
              <w:top w:w="120" w:type="dxa"/>
              <w:left w:w="130" w:type="dxa"/>
              <w:bottom w:w="120" w:type="dxa"/>
              <w:right w:w="130" w:type="dxa"/>
            </w:tcMar>
            <w:vAlign w:val="center"/>
          </w:tcPr>
          <w:p w14:paraId="142C9EA0" w14:textId="77777777" w:rsidR="004F7AE9" w:rsidRDefault="00EB3C86">
            <w:pPr>
              <w:rPr>
                <w:rFonts w:hint="eastAsia"/>
              </w:rPr>
            </w:pPr>
            <w:r>
              <w:rPr>
                <w:b/>
                <w:color w:val="FAF9F6"/>
                <w:sz w:val="15"/>
              </w:rPr>
              <w:t>TEMPLATE</w:t>
            </w:r>
          </w:p>
        </w:tc>
        <w:tc>
          <w:tcPr>
            <w:tcW w:w="4917" w:type="dxa"/>
            <w:shd w:val="clear" w:color="auto" w:fill="1D1D1B"/>
            <w:tcMar>
              <w:top w:w="120" w:type="dxa"/>
              <w:left w:w="130" w:type="dxa"/>
              <w:bottom w:w="120" w:type="dxa"/>
              <w:right w:w="130" w:type="dxa"/>
            </w:tcMar>
            <w:vAlign w:val="center"/>
          </w:tcPr>
          <w:p w14:paraId="0ECE2E48" w14:textId="77777777" w:rsidR="004F7AE9" w:rsidRDefault="00EB3C86">
            <w:pPr>
              <w:rPr>
                <w:rFonts w:hint="eastAsia"/>
              </w:rPr>
            </w:pPr>
            <w:r>
              <w:rPr>
                <w:b/>
                <w:color w:val="FAF9F6"/>
                <w:sz w:val="15"/>
              </w:rPr>
              <w:t>REQUIRED COMPONENTS</w:t>
            </w:r>
          </w:p>
        </w:tc>
      </w:tr>
      <w:tr w:rsidR="004F7AE9" w14:paraId="7CE4F308" w14:textId="77777777">
        <w:trPr>
          <w:jc w:val="center"/>
        </w:trPr>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95E5C2A" w14:textId="77777777" w:rsidR="004F7AE9" w:rsidRDefault="00EB3C86">
            <w:pPr>
              <w:spacing w:after="0"/>
              <w:rPr>
                <w:rFonts w:hint="eastAsia"/>
              </w:rPr>
            </w:pPr>
            <w:r>
              <w:rPr>
                <w:sz w:val="16"/>
              </w:rPr>
              <w:t>Letter / memo</w:t>
            </w:r>
          </w:p>
        </w:tc>
        <w:tc>
          <w:tcPr>
            <w:tcW w:w="72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402723A" w14:textId="77777777" w:rsidR="004F7AE9" w:rsidRDefault="00EB3C86">
            <w:pPr>
              <w:spacing w:after="0"/>
              <w:rPr>
                <w:rFonts w:hint="eastAsia"/>
              </w:rPr>
            </w:pPr>
            <w:r>
              <w:rPr>
                <w:sz w:val="16"/>
              </w:rPr>
              <w:t>Logo, date, recipient, subject, body, approved signature block.</w:t>
            </w:r>
          </w:p>
        </w:tc>
      </w:tr>
      <w:tr w:rsidR="004F7AE9" w14:paraId="1B961708" w14:textId="77777777">
        <w:trPr>
          <w:jc w:val="center"/>
        </w:trPr>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4C838C" w14:textId="77777777" w:rsidR="004F7AE9" w:rsidRDefault="00EB3C86">
            <w:pPr>
              <w:spacing w:after="0"/>
              <w:rPr>
                <w:rFonts w:hint="eastAsia"/>
              </w:rPr>
            </w:pPr>
            <w:r>
              <w:rPr>
                <w:sz w:val="16"/>
              </w:rPr>
              <w:t>Proposal</w:t>
            </w:r>
          </w:p>
        </w:tc>
        <w:tc>
          <w:tcPr>
            <w:tcW w:w="72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05F859F" w14:textId="77777777" w:rsidR="004F7AE9" w:rsidRDefault="00EB3C86">
            <w:pPr>
              <w:spacing w:after="0"/>
              <w:rPr>
                <w:rFonts w:hint="eastAsia"/>
              </w:rPr>
            </w:pPr>
            <w:r>
              <w:rPr>
                <w:sz w:val="16"/>
              </w:rPr>
              <w:t>Cover, executive summary, scope, assumptions, price, terms, next step.</w:t>
            </w:r>
          </w:p>
        </w:tc>
      </w:tr>
      <w:tr w:rsidR="004F7AE9" w14:paraId="4166109A" w14:textId="77777777">
        <w:trPr>
          <w:jc w:val="center"/>
        </w:trPr>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7FE4188" w14:textId="77777777" w:rsidR="004F7AE9" w:rsidRDefault="00EB3C86">
            <w:pPr>
              <w:spacing w:after="0"/>
              <w:rPr>
                <w:rFonts w:hint="eastAsia"/>
              </w:rPr>
            </w:pPr>
            <w:r>
              <w:rPr>
                <w:sz w:val="16"/>
              </w:rPr>
              <w:t>Technical / SMS / SDS</w:t>
            </w:r>
          </w:p>
        </w:tc>
        <w:tc>
          <w:tcPr>
            <w:tcW w:w="72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024DE04" w14:textId="77777777" w:rsidR="004F7AE9" w:rsidRDefault="00EB3C86">
            <w:pPr>
              <w:spacing w:after="0"/>
              <w:rPr>
                <w:rFonts w:hint="eastAsia"/>
              </w:rPr>
            </w:pPr>
            <w:r>
              <w:rPr>
                <w:sz w:val="16"/>
              </w:rPr>
              <w:t>Document control, scope, defined requirements, responsibilities, records, review.</w:t>
            </w:r>
          </w:p>
        </w:tc>
      </w:tr>
      <w:tr w:rsidR="004F7AE9" w14:paraId="3F2AFA8B" w14:textId="77777777">
        <w:trPr>
          <w:jc w:val="center"/>
        </w:trPr>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397B2EC" w14:textId="77777777" w:rsidR="004F7AE9" w:rsidRDefault="00EB3C86">
            <w:pPr>
              <w:spacing w:after="0"/>
              <w:rPr>
                <w:rFonts w:hint="eastAsia"/>
              </w:rPr>
            </w:pPr>
            <w:r>
              <w:rPr>
                <w:sz w:val="16"/>
              </w:rPr>
              <w:t>Presentation</w:t>
            </w:r>
          </w:p>
        </w:tc>
        <w:tc>
          <w:tcPr>
            <w:tcW w:w="72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DB7CC71" w14:textId="77777777" w:rsidR="004F7AE9" w:rsidRDefault="00EB3C86">
            <w:pPr>
              <w:spacing w:after="0"/>
              <w:rPr>
                <w:rFonts w:hint="eastAsia"/>
              </w:rPr>
            </w:pPr>
            <w:r>
              <w:rPr>
                <w:sz w:val="16"/>
              </w:rPr>
              <w:t>Title, section divider, content, evidence, decision, close.</w:t>
            </w:r>
          </w:p>
        </w:tc>
      </w:tr>
      <w:tr w:rsidR="004F7AE9" w14:paraId="25E85ECE" w14:textId="77777777">
        <w:trPr>
          <w:jc w:val="center"/>
        </w:trPr>
        <w:tc>
          <w:tcPr>
            <w:tcW w:w="21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EDA8B1F" w14:textId="77777777" w:rsidR="004F7AE9" w:rsidRDefault="00EB3C86">
            <w:pPr>
              <w:spacing w:after="0"/>
              <w:rPr>
                <w:rFonts w:hint="eastAsia"/>
              </w:rPr>
            </w:pPr>
            <w:r>
              <w:rPr>
                <w:sz w:val="16"/>
              </w:rPr>
              <w:t>Product data sheet</w:t>
            </w:r>
          </w:p>
        </w:tc>
        <w:tc>
          <w:tcPr>
            <w:tcW w:w="72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118224A" w14:textId="77777777" w:rsidR="004F7AE9" w:rsidRDefault="00EB3C86">
            <w:pPr>
              <w:spacing w:after="0"/>
              <w:rPr>
                <w:rFonts w:hint="eastAsia"/>
              </w:rPr>
            </w:pPr>
            <w:r>
              <w:rPr>
                <w:sz w:val="16"/>
              </w:rPr>
              <w:t>Product name, use, features, specifications, compliance, contacts, version.</w:t>
            </w:r>
          </w:p>
        </w:tc>
      </w:tr>
      <w:tr w:rsidR="004F7AE9" w14:paraId="44762F8E" w14:textId="77777777">
        <w:trPr>
          <w:jc w:val="center"/>
        </w:trPr>
        <w:tc>
          <w:tcPr>
            <w:tcW w:w="21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E89CA38" w14:textId="77777777" w:rsidR="004F7AE9" w:rsidRDefault="00EB3C86">
            <w:pPr>
              <w:spacing w:after="0"/>
              <w:rPr>
                <w:rFonts w:hint="eastAsia"/>
              </w:rPr>
            </w:pPr>
            <w:r>
              <w:rPr>
                <w:sz w:val="16"/>
              </w:rPr>
              <w:t>Social tile</w:t>
            </w:r>
          </w:p>
        </w:tc>
        <w:tc>
          <w:tcPr>
            <w:tcW w:w="72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71FA7D3" w14:textId="77777777" w:rsidR="004F7AE9" w:rsidRDefault="00EB3C86">
            <w:pPr>
              <w:spacing w:after="0"/>
              <w:rPr>
                <w:rFonts w:hint="eastAsia"/>
              </w:rPr>
            </w:pPr>
            <w:r>
              <w:rPr>
                <w:sz w:val="16"/>
              </w:rPr>
              <w:t>Single message, approved mark, high contrast, accessible alt text.</w:t>
            </w:r>
          </w:p>
        </w:tc>
      </w:tr>
    </w:tbl>
    <w:p w14:paraId="050B35A1" w14:textId="77777777" w:rsidR="004F7AE9" w:rsidRDefault="00EB3C86">
      <w:pPr>
        <w:pStyle w:val="Eyebrow"/>
        <w:rPr>
          <w:rFonts w:hint="eastAsia"/>
        </w:rPr>
      </w:pPr>
      <w:r>
        <w:t>CLARIQ BRAND SYSTEM</w:t>
      </w:r>
    </w:p>
    <w:p w14:paraId="1A150934" w14:textId="77777777" w:rsidR="004F7AE9" w:rsidRDefault="00EB3C86">
      <w:pPr>
        <w:pStyle w:val="Heading1"/>
      </w:pPr>
      <w:r>
        <w:lastRenderedPageBreak/>
        <w:t>09  Digital, social and email</w:t>
      </w:r>
    </w:p>
    <w:p w14:paraId="340ECDB5" w14:textId="77777777" w:rsidR="004F7AE9" w:rsidRDefault="00EB3C86">
      <w:pPr>
        <w:pStyle w:val="Lead"/>
        <w:rPr>
          <w:rFonts w:hint="eastAsia"/>
        </w:rPr>
      </w:pPr>
      <w:r>
        <w:t>Recognition at small scale with accessible, reusable components.</w:t>
      </w:r>
    </w:p>
    <w:p w14:paraId="36F66CF9" w14:textId="1C8956E3" w:rsidR="004F7AE9" w:rsidRDefault="008421B6">
      <w:pPr>
        <w:jc w:val="center"/>
        <w:rPr>
          <w:rFonts w:hint="eastAsia"/>
        </w:rPr>
      </w:pPr>
      <w:r>
        <w:rPr>
          <w:noProof/>
        </w:rPr>
        <w:drawing>
          <wp:inline distT="0" distB="0" distL="0" distR="0" wp14:anchorId="1198F051" wp14:editId="334810A5">
            <wp:extent cx="1097280" cy="1097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Web-Icon-Gold.png"/>
                    <pic:cNvPicPr/>
                  </pic:nvPicPr>
                  <pic:blipFill>
                    <a:blip r:embed="rId11"/>
                    <a:stretch>
                      <a:fillRect/>
                    </a:stretch>
                  </pic:blipFill>
                  <pic:spPr>
                    <a:xfrm>
                      <a:off x="0" y="0"/>
                      <a:ext cx="1097280" cy="1097280"/>
                    </a:xfrm>
                    <a:prstGeom prst="rect">
                      <a:avLst/>
                    </a:prstGeom>
                  </pic:spPr>
                </pic:pic>
              </a:graphicData>
            </a:graphic>
          </wp:inline>
        </w:drawing>
      </w:r>
      <w:r w:rsidR="00EB3C86">
        <w:rPr>
          <w:noProof/>
        </w:rPr>
        <w:drawing>
          <wp:inline distT="0" distB="0" distL="0" distR="0" wp14:anchorId="1C06178E" wp14:editId="30C25EAE">
            <wp:extent cx="1097280" cy="1097280"/>
            <wp:effectExtent l="0" t="0" r="0" b="0"/>
            <wp:docPr id="1756050647" name="Picture 175605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Web-Icon-Gold.png"/>
                    <pic:cNvPicPr/>
                  </pic:nvPicPr>
                  <pic:blipFill>
                    <a:blip r:embed="rId11"/>
                    <a:stretch>
                      <a:fillRect/>
                    </a:stretch>
                  </pic:blipFill>
                  <pic:spPr>
                    <a:xfrm>
                      <a:off x="0" y="0"/>
                      <a:ext cx="1097280" cy="1097280"/>
                    </a:xfrm>
                    <a:prstGeom prst="rect">
                      <a:avLst/>
                    </a:prstGeom>
                  </pic:spPr>
                </pic:pic>
              </a:graphicData>
            </a:graphic>
          </wp:inline>
        </w:drawing>
      </w:r>
    </w:p>
    <w:p w14:paraId="26BF6C98" w14:textId="77777777" w:rsidR="004F7AE9" w:rsidRDefault="00EB3C86">
      <w:pPr>
        <w:pStyle w:val="Caption"/>
        <w:jc w:val="center"/>
        <w:rPr>
          <w:rFonts w:hint="eastAsia"/>
        </w:rPr>
      </w:pPr>
      <w:r>
        <w:t>Gold symbol-only web icon supplied for approved small-format use.</w:t>
      </w:r>
    </w:p>
    <w:p w14:paraId="18B5B86C" w14:textId="77777777" w:rsidR="004F7AE9" w:rsidRDefault="00EB3C86">
      <w:pPr>
        <w:pStyle w:val="Heading2"/>
      </w:pPr>
      <w:r>
        <w:t>Digital rules</w:t>
      </w:r>
    </w:p>
    <w:p w14:paraId="0E70B95D" w14:textId="77777777" w:rsidR="004F7AE9" w:rsidRDefault="00EB3C86">
      <w:pPr>
        <w:pStyle w:val="ListBullet"/>
        <w:rPr>
          <w:rFonts w:hint="eastAsia"/>
        </w:rPr>
      </w:pPr>
      <w:r>
        <w:t>Use the symbol-only asset for favicons and compact avatars; use the horizontal lock-up where text remains legible.</w:t>
      </w:r>
    </w:p>
    <w:p w14:paraId="1583EC1F" w14:textId="77777777" w:rsidR="004F7AE9" w:rsidRDefault="00EB3C86">
      <w:pPr>
        <w:pStyle w:val="ListBullet"/>
        <w:rPr>
          <w:rFonts w:hint="eastAsia"/>
        </w:rPr>
      </w:pPr>
      <w:r>
        <w:t>Supply 1x and 2x raster exports and retain a vector master.</w:t>
      </w:r>
    </w:p>
    <w:p w14:paraId="010611BF" w14:textId="77777777" w:rsidR="004F7AE9" w:rsidRDefault="00EB3C86">
      <w:pPr>
        <w:pStyle w:val="ListBullet"/>
        <w:rPr>
          <w:rFonts w:hint="eastAsia"/>
        </w:rPr>
      </w:pPr>
      <w:r>
        <w:t>Use Gold for selected actions and highlights, not long text.</w:t>
      </w:r>
    </w:p>
    <w:p w14:paraId="60E36D81" w14:textId="77777777" w:rsidR="004F7AE9" w:rsidRDefault="00EB3C86">
      <w:pPr>
        <w:pStyle w:val="ListBullet"/>
        <w:rPr>
          <w:rFonts w:hint="eastAsia"/>
        </w:rPr>
      </w:pPr>
      <w:r>
        <w:t>Every functional image needs meaningful alt text; decorative images should be marked decorative.</w:t>
      </w:r>
    </w:p>
    <w:p w14:paraId="0FECD2A5" w14:textId="77777777" w:rsidR="004F7AE9" w:rsidRDefault="00EB3C86">
      <w:pPr>
        <w:pStyle w:val="ListBullet"/>
        <w:rPr>
          <w:rFonts w:hint="eastAsia"/>
        </w:rPr>
      </w:pPr>
      <w:r>
        <w:t>Use descriptive links, visible focus states and clear error messages.</w:t>
      </w:r>
    </w:p>
    <w:p w14:paraId="0B59CEA6" w14:textId="77777777" w:rsidR="004F7AE9" w:rsidRDefault="00EB3C86">
      <w:pPr>
        <w:pStyle w:val="ListBullet"/>
        <w:rPr>
          <w:rFonts w:hint="eastAsia"/>
        </w:rPr>
      </w:pPr>
      <w:r>
        <w:t>Do not place critical wording inside images when live text is available.</w:t>
      </w:r>
    </w:p>
    <w:p w14:paraId="0F596D75" w14:textId="77777777" w:rsidR="004F7AE9" w:rsidRDefault="00EB3C86">
      <w:pPr>
        <w:pStyle w:val="Heading2"/>
      </w:pPr>
      <w:r>
        <w:t>Interface tokens, recommended</w:t>
      </w:r>
    </w:p>
    <w:tbl>
      <w:tblPr>
        <w:tblW w:w="0" w:type="auto"/>
        <w:jc w:val="center"/>
        <w:tblLayout w:type="fixed"/>
        <w:tblLook w:val="04A0" w:firstRow="1" w:lastRow="0" w:firstColumn="1" w:lastColumn="0" w:noHBand="0" w:noVBand="1"/>
      </w:tblPr>
      <w:tblGrid>
        <w:gridCol w:w="3278"/>
        <w:gridCol w:w="3278"/>
        <w:gridCol w:w="4464"/>
      </w:tblGrid>
      <w:tr w:rsidR="004F7AE9" w14:paraId="43B21BCD" w14:textId="77777777">
        <w:trPr>
          <w:tblHeader/>
          <w:jc w:val="center"/>
        </w:trPr>
        <w:tc>
          <w:tcPr>
            <w:tcW w:w="3278" w:type="dxa"/>
            <w:shd w:val="clear" w:color="auto" w:fill="1D1D1B"/>
            <w:tcMar>
              <w:top w:w="120" w:type="dxa"/>
              <w:left w:w="130" w:type="dxa"/>
              <w:bottom w:w="120" w:type="dxa"/>
              <w:right w:w="130" w:type="dxa"/>
            </w:tcMar>
            <w:vAlign w:val="center"/>
          </w:tcPr>
          <w:p w14:paraId="74C8C8FD" w14:textId="77777777" w:rsidR="004F7AE9" w:rsidRDefault="00EB3C86">
            <w:pPr>
              <w:rPr>
                <w:rFonts w:hint="eastAsia"/>
              </w:rPr>
            </w:pPr>
            <w:r>
              <w:rPr>
                <w:b/>
                <w:color w:val="FAF9F6"/>
                <w:sz w:val="15"/>
              </w:rPr>
              <w:t>TOKEN</w:t>
            </w:r>
          </w:p>
        </w:tc>
        <w:tc>
          <w:tcPr>
            <w:tcW w:w="3278" w:type="dxa"/>
            <w:shd w:val="clear" w:color="auto" w:fill="1D1D1B"/>
            <w:tcMar>
              <w:top w:w="120" w:type="dxa"/>
              <w:left w:w="130" w:type="dxa"/>
              <w:bottom w:w="120" w:type="dxa"/>
              <w:right w:w="130" w:type="dxa"/>
            </w:tcMar>
            <w:vAlign w:val="center"/>
          </w:tcPr>
          <w:p w14:paraId="55D3878C" w14:textId="77777777" w:rsidR="004F7AE9" w:rsidRDefault="00EB3C86">
            <w:pPr>
              <w:rPr>
                <w:rFonts w:hint="eastAsia"/>
              </w:rPr>
            </w:pPr>
            <w:r>
              <w:rPr>
                <w:b/>
                <w:color w:val="FAF9F6"/>
                <w:sz w:val="15"/>
              </w:rPr>
              <w:t>REFERENCE</w:t>
            </w:r>
          </w:p>
        </w:tc>
        <w:tc>
          <w:tcPr>
            <w:tcW w:w="3278" w:type="dxa"/>
            <w:shd w:val="clear" w:color="auto" w:fill="1D1D1B"/>
            <w:tcMar>
              <w:top w:w="120" w:type="dxa"/>
              <w:left w:w="130" w:type="dxa"/>
              <w:bottom w:w="120" w:type="dxa"/>
              <w:right w:w="130" w:type="dxa"/>
            </w:tcMar>
            <w:vAlign w:val="center"/>
          </w:tcPr>
          <w:p w14:paraId="2F03E698" w14:textId="77777777" w:rsidR="004F7AE9" w:rsidRDefault="00EB3C86">
            <w:pPr>
              <w:rPr>
                <w:rFonts w:hint="eastAsia"/>
              </w:rPr>
            </w:pPr>
            <w:r>
              <w:rPr>
                <w:b/>
                <w:color w:val="FAF9F6"/>
                <w:sz w:val="15"/>
              </w:rPr>
              <w:t>USE</w:t>
            </w:r>
          </w:p>
        </w:tc>
      </w:tr>
      <w:tr w:rsidR="004F7AE9" w14:paraId="3FA38D1D"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2E1655C" w14:textId="77777777" w:rsidR="004F7AE9" w:rsidRDefault="00EB3C86">
            <w:pPr>
              <w:spacing w:after="0"/>
              <w:rPr>
                <w:rFonts w:hint="eastAsia"/>
              </w:rPr>
            </w:pPr>
            <w:r>
              <w:rPr>
                <w:sz w:val="16"/>
              </w:rPr>
              <w:t>color.brand.gold</w:t>
            </w:r>
          </w:p>
        </w:tc>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BFA44C0" w14:textId="77777777" w:rsidR="004F7AE9" w:rsidRDefault="00EB3C86">
            <w:pPr>
              <w:spacing w:after="0"/>
              <w:rPr>
                <w:rFonts w:hint="eastAsia"/>
              </w:rPr>
            </w:pPr>
            <w:r>
              <w:rPr>
                <w:sz w:val="16"/>
              </w:rPr>
              <w:t>#C9AC75</w:t>
            </w:r>
          </w:p>
        </w:tc>
        <w:tc>
          <w:tcPr>
            <w:tcW w:w="44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B2C5AC9" w14:textId="77777777" w:rsidR="004F7AE9" w:rsidRDefault="00EB3C86">
            <w:pPr>
              <w:spacing w:after="0"/>
              <w:rPr>
                <w:rFonts w:hint="eastAsia"/>
              </w:rPr>
            </w:pPr>
            <w:r>
              <w:rPr>
                <w:sz w:val="16"/>
              </w:rPr>
              <w:t>Accent and selected highlights</w:t>
            </w:r>
          </w:p>
        </w:tc>
      </w:tr>
      <w:tr w:rsidR="004F7AE9" w14:paraId="10C36135"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0695EF1" w14:textId="77777777" w:rsidR="004F7AE9" w:rsidRDefault="00EB3C86">
            <w:pPr>
              <w:spacing w:after="0"/>
              <w:rPr>
                <w:rFonts w:hint="eastAsia"/>
              </w:rPr>
            </w:pPr>
            <w:r>
              <w:rPr>
                <w:sz w:val="16"/>
              </w:rPr>
              <w:t>color.ink.primary</w:t>
            </w:r>
          </w:p>
        </w:tc>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56BE903" w14:textId="77777777" w:rsidR="004F7AE9" w:rsidRDefault="00EB3C86">
            <w:pPr>
              <w:spacing w:after="0"/>
              <w:rPr>
                <w:rFonts w:hint="eastAsia"/>
              </w:rPr>
            </w:pPr>
            <w:r>
              <w:rPr>
                <w:sz w:val="16"/>
              </w:rPr>
              <w:t>#1D1D1B</w:t>
            </w:r>
          </w:p>
        </w:tc>
        <w:tc>
          <w:tcPr>
            <w:tcW w:w="44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7D71166" w14:textId="77777777" w:rsidR="004F7AE9" w:rsidRDefault="00EB3C86">
            <w:pPr>
              <w:spacing w:after="0"/>
              <w:rPr>
                <w:rFonts w:hint="eastAsia"/>
              </w:rPr>
            </w:pPr>
            <w:r>
              <w:rPr>
                <w:sz w:val="16"/>
              </w:rPr>
              <w:t>Primary text and dark fields</w:t>
            </w:r>
          </w:p>
        </w:tc>
      </w:tr>
      <w:tr w:rsidR="004F7AE9" w14:paraId="4DC8A24C"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274D824" w14:textId="77777777" w:rsidR="004F7AE9" w:rsidRDefault="00EB3C86">
            <w:pPr>
              <w:spacing w:after="0"/>
              <w:rPr>
                <w:rFonts w:hint="eastAsia"/>
              </w:rPr>
            </w:pPr>
            <w:r>
              <w:rPr>
                <w:sz w:val="16"/>
              </w:rPr>
              <w:t>color.ink.secondary</w:t>
            </w:r>
          </w:p>
        </w:tc>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794A529" w14:textId="77777777" w:rsidR="004F7AE9" w:rsidRDefault="00EB3C86">
            <w:pPr>
              <w:spacing w:after="0"/>
              <w:rPr>
                <w:rFonts w:hint="eastAsia"/>
              </w:rPr>
            </w:pPr>
            <w:r>
              <w:rPr>
                <w:sz w:val="16"/>
              </w:rPr>
              <w:t>#525355</w:t>
            </w:r>
          </w:p>
        </w:tc>
        <w:tc>
          <w:tcPr>
            <w:tcW w:w="44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C90E5B2" w14:textId="77777777" w:rsidR="004F7AE9" w:rsidRDefault="00EB3C86">
            <w:pPr>
              <w:spacing w:after="0"/>
              <w:rPr>
                <w:rFonts w:hint="eastAsia"/>
              </w:rPr>
            </w:pPr>
            <w:r>
              <w:rPr>
                <w:sz w:val="16"/>
              </w:rPr>
              <w:t>Secondary text and borders</w:t>
            </w:r>
          </w:p>
        </w:tc>
      </w:tr>
      <w:tr w:rsidR="004F7AE9" w14:paraId="57D8F096"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5072623" w14:textId="77777777" w:rsidR="004F7AE9" w:rsidRDefault="00EB3C86">
            <w:pPr>
              <w:spacing w:after="0"/>
              <w:rPr>
                <w:rFonts w:hint="eastAsia"/>
              </w:rPr>
            </w:pPr>
            <w:r>
              <w:rPr>
                <w:sz w:val="16"/>
              </w:rPr>
              <w:t>color.surface.warm</w:t>
            </w:r>
          </w:p>
        </w:tc>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E4ECF1B" w14:textId="77777777" w:rsidR="004F7AE9" w:rsidRDefault="00EB3C86">
            <w:pPr>
              <w:spacing w:after="0"/>
              <w:rPr>
                <w:rFonts w:hint="eastAsia"/>
              </w:rPr>
            </w:pPr>
            <w:r>
              <w:rPr>
                <w:sz w:val="16"/>
              </w:rPr>
              <w:t>#FAF9F6</w:t>
            </w:r>
          </w:p>
        </w:tc>
        <w:tc>
          <w:tcPr>
            <w:tcW w:w="44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06BEFBC" w14:textId="77777777" w:rsidR="004F7AE9" w:rsidRDefault="00EB3C86">
            <w:pPr>
              <w:spacing w:after="0"/>
              <w:rPr>
                <w:rFonts w:hint="eastAsia"/>
              </w:rPr>
            </w:pPr>
            <w:r>
              <w:rPr>
                <w:sz w:val="16"/>
              </w:rPr>
              <w:t>Primary warm surface</w:t>
            </w:r>
          </w:p>
        </w:tc>
      </w:tr>
      <w:tr w:rsidR="004F7AE9" w14:paraId="3041FBD8"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8929CE9" w14:textId="77777777" w:rsidR="004F7AE9" w:rsidRDefault="00EB3C86">
            <w:pPr>
              <w:spacing w:after="0"/>
              <w:rPr>
                <w:rFonts w:hint="eastAsia"/>
              </w:rPr>
            </w:pPr>
            <w:r>
              <w:rPr>
                <w:sz w:val="16"/>
              </w:rPr>
              <w:t>color.border.subtle</w:t>
            </w:r>
          </w:p>
        </w:tc>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B9A5821" w14:textId="77777777" w:rsidR="004F7AE9" w:rsidRDefault="00EB3C86">
            <w:pPr>
              <w:spacing w:after="0"/>
              <w:rPr>
                <w:rFonts w:hint="eastAsia"/>
              </w:rPr>
            </w:pPr>
            <w:r>
              <w:rPr>
                <w:sz w:val="16"/>
              </w:rPr>
              <w:t>#BCBAB4</w:t>
            </w:r>
          </w:p>
        </w:tc>
        <w:tc>
          <w:tcPr>
            <w:tcW w:w="44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B33E0C1" w14:textId="77777777" w:rsidR="004F7AE9" w:rsidRDefault="00EB3C86">
            <w:pPr>
              <w:spacing w:after="0"/>
              <w:rPr>
                <w:rFonts w:hint="eastAsia"/>
              </w:rPr>
            </w:pPr>
            <w:r>
              <w:rPr>
                <w:sz w:val="16"/>
              </w:rPr>
              <w:t>Dividers and disabled structure</w:t>
            </w:r>
          </w:p>
        </w:tc>
      </w:tr>
      <w:tr w:rsidR="004F7AE9" w14:paraId="2F048966"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E675BFE" w14:textId="77777777" w:rsidR="004F7AE9" w:rsidRDefault="00EB3C86">
            <w:pPr>
              <w:spacing w:after="0"/>
              <w:rPr>
                <w:rFonts w:hint="eastAsia"/>
              </w:rPr>
            </w:pPr>
            <w:r>
              <w:rPr>
                <w:sz w:val="16"/>
              </w:rPr>
              <w:t>space.base</w:t>
            </w:r>
          </w:p>
        </w:tc>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E4106E7" w14:textId="77777777" w:rsidR="004F7AE9" w:rsidRDefault="00EB3C86">
            <w:pPr>
              <w:spacing w:after="0"/>
              <w:rPr>
                <w:rFonts w:hint="eastAsia"/>
              </w:rPr>
            </w:pPr>
            <w:r>
              <w:rPr>
                <w:sz w:val="16"/>
              </w:rPr>
              <w:t>8 px</w:t>
            </w:r>
          </w:p>
        </w:tc>
        <w:tc>
          <w:tcPr>
            <w:tcW w:w="44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FB2877C" w14:textId="77777777" w:rsidR="004F7AE9" w:rsidRDefault="00EB3C86">
            <w:pPr>
              <w:spacing w:after="0"/>
              <w:rPr>
                <w:rFonts w:hint="eastAsia"/>
              </w:rPr>
            </w:pPr>
            <w:r>
              <w:rPr>
                <w:sz w:val="16"/>
              </w:rPr>
              <w:t>Base spacing increment</w:t>
            </w:r>
          </w:p>
        </w:tc>
      </w:tr>
      <w:tr w:rsidR="004F7AE9" w14:paraId="288CEBD0"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C17D084" w14:textId="77777777" w:rsidR="004F7AE9" w:rsidRDefault="00EB3C86">
            <w:pPr>
              <w:spacing w:after="0"/>
              <w:rPr>
                <w:rFonts w:hint="eastAsia"/>
              </w:rPr>
            </w:pPr>
            <w:r>
              <w:rPr>
                <w:sz w:val="16"/>
              </w:rPr>
              <w:t>radius.base</w:t>
            </w:r>
          </w:p>
        </w:tc>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8A73637" w14:textId="77777777" w:rsidR="004F7AE9" w:rsidRDefault="00EB3C86">
            <w:pPr>
              <w:spacing w:after="0"/>
              <w:rPr>
                <w:rFonts w:hint="eastAsia"/>
              </w:rPr>
            </w:pPr>
            <w:r>
              <w:rPr>
                <w:sz w:val="16"/>
              </w:rPr>
              <w:t>4 px</w:t>
            </w:r>
          </w:p>
        </w:tc>
        <w:tc>
          <w:tcPr>
            <w:tcW w:w="44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1D7A2C9" w14:textId="77777777" w:rsidR="004F7AE9" w:rsidRDefault="00EB3C86">
            <w:pPr>
              <w:spacing w:after="0"/>
              <w:rPr>
                <w:rFonts w:hint="eastAsia"/>
              </w:rPr>
            </w:pPr>
            <w:r>
              <w:rPr>
                <w:sz w:val="16"/>
              </w:rPr>
              <w:t>Controls; avoid excessive pill shapes</w:t>
            </w:r>
          </w:p>
        </w:tc>
      </w:tr>
    </w:tbl>
    <w:p w14:paraId="413F4887" w14:textId="77777777" w:rsidR="004F7AE9" w:rsidRDefault="00EB3C86">
      <w:pPr>
        <w:pStyle w:val="Heading2"/>
      </w:pPr>
      <w:r>
        <w:t>Email signature standard</w:t>
      </w:r>
    </w:p>
    <w:tbl>
      <w:tblPr>
        <w:tblW w:w="0" w:type="auto"/>
        <w:jc w:val="center"/>
        <w:tblLayout w:type="fixed"/>
        <w:tblLook w:val="04A0" w:firstRow="1" w:lastRow="0" w:firstColumn="1" w:lastColumn="0" w:noHBand="0" w:noVBand="1"/>
      </w:tblPr>
      <w:tblGrid>
        <w:gridCol w:w="4917"/>
        <w:gridCol w:w="4917"/>
      </w:tblGrid>
      <w:tr w:rsidR="004F7AE9" w14:paraId="2D21C286" w14:textId="77777777">
        <w:trPr>
          <w:jc w:val="center"/>
        </w:trPr>
        <w:tc>
          <w:tcPr>
            <w:tcW w:w="4917" w:type="dxa"/>
            <w:shd w:val="clear" w:color="auto" w:fill="C9AC75"/>
            <w:tcMar>
              <w:top w:w="0" w:type="dxa"/>
              <w:left w:w="0" w:type="dxa"/>
              <w:bottom w:w="0" w:type="dxa"/>
              <w:right w:w="0" w:type="dxa"/>
            </w:tcMar>
          </w:tcPr>
          <w:p w14:paraId="33CE4533"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0B418D6C" w14:textId="77777777" w:rsidR="004F7AE9" w:rsidRDefault="00EB3C86">
            <w:pPr>
              <w:rPr>
                <w:rFonts w:hint="eastAsia"/>
              </w:rPr>
            </w:pPr>
            <w:r>
              <w:rPr>
                <w:b/>
                <w:color w:val="C9AC75"/>
                <w:sz w:val="16"/>
              </w:rPr>
              <w:t>RECOMMENDED STRUCTURE</w:t>
            </w:r>
          </w:p>
          <w:p w14:paraId="6CDB1E2E" w14:textId="77777777" w:rsidR="004F7AE9" w:rsidRDefault="00EB3C86">
            <w:pPr>
              <w:rPr>
                <w:rFonts w:hint="eastAsia"/>
              </w:rPr>
            </w:pPr>
            <w:r>
              <w:t>Name | role</w:t>
            </w:r>
            <w:r>
              <w:br/>
              <w:t>Clariq</w:t>
            </w:r>
            <w:r>
              <w:br/>
              <w:t>Phone | email | website</w:t>
            </w:r>
            <w:r>
              <w:br/>
              <w:t>Optional approved legal or confidentiality text. Use live text and a compact approved logo. Do not add promotional banners by default.</w:t>
            </w:r>
          </w:p>
        </w:tc>
      </w:tr>
    </w:tbl>
    <w:p w14:paraId="0330533E" w14:textId="77777777" w:rsidR="004F7AE9" w:rsidRDefault="00EB3C86">
      <w:pPr>
        <w:pStyle w:val="Eyebrow"/>
        <w:rPr>
          <w:rFonts w:hint="eastAsia"/>
        </w:rPr>
      </w:pPr>
      <w:r>
        <w:t>CLARIQ BRAND SYSTEM</w:t>
      </w:r>
    </w:p>
    <w:p w14:paraId="6FF62CB7" w14:textId="77777777" w:rsidR="004F7AE9" w:rsidRDefault="00EB3C86">
      <w:pPr>
        <w:pStyle w:val="Heading1"/>
      </w:pPr>
      <w:r>
        <w:lastRenderedPageBreak/>
        <w:t>10  Packaging, labels and NZ Made device</w:t>
      </w:r>
    </w:p>
    <w:p w14:paraId="521E555A" w14:textId="77777777" w:rsidR="004F7AE9" w:rsidRDefault="00EB3C86">
      <w:pPr>
        <w:pStyle w:val="Lead"/>
        <w:rPr>
          <w:rFonts w:hint="eastAsia"/>
        </w:rPr>
      </w:pPr>
      <w:r>
        <w:t>Premium expression with disciplined claims and production control.</w:t>
      </w:r>
    </w:p>
    <w:p w14:paraId="70BD4B9D" w14:textId="64B68168" w:rsidR="004F7AE9" w:rsidRDefault="008421B6">
      <w:pPr>
        <w:jc w:val="center"/>
        <w:rPr>
          <w:rFonts w:hint="eastAsia"/>
        </w:rPr>
      </w:pPr>
      <w:r>
        <w:rPr>
          <w:noProof/>
        </w:rPr>
        <w:drawing>
          <wp:inline distT="0" distB="0" distL="0" distR="0" wp14:anchorId="6EB34CC6" wp14:editId="6F954907">
            <wp:extent cx="1920240" cy="3039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NZ Made Gold.png"/>
                    <pic:cNvPicPr/>
                  </pic:nvPicPr>
                  <pic:blipFill>
                    <a:blip r:embed="rId12"/>
                    <a:stretch>
                      <a:fillRect/>
                    </a:stretch>
                  </pic:blipFill>
                  <pic:spPr>
                    <a:xfrm>
                      <a:off x="0" y="0"/>
                      <a:ext cx="1920240" cy="3039143"/>
                    </a:xfrm>
                    <a:prstGeom prst="rect">
                      <a:avLst/>
                    </a:prstGeom>
                  </pic:spPr>
                </pic:pic>
              </a:graphicData>
            </a:graphic>
          </wp:inline>
        </w:drawing>
      </w:r>
      <w:r w:rsidR="00EB3C86">
        <w:rPr>
          <w:noProof/>
        </w:rPr>
        <w:drawing>
          <wp:inline distT="0" distB="0" distL="0" distR="0" wp14:anchorId="2BB7069D" wp14:editId="278580DD">
            <wp:extent cx="1920240" cy="3039143"/>
            <wp:effectExtent l="0" t="0" r="0" b="0"/>
            <wp:docPr id="1181201386" name="Picture 118120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q NZ Made Gold.png"/>
                    <pic:cNvPicPr/>
                  </pic:nvPicPr>
                  <pic:blipFill>
                    <a:blip r:embed="rId12"/>
                    <a:stretch>
                      <a:fillRect/>
                    </a:stretch>
                  </pic:blipFill>
                  <pic:spPr>
                    <a:xfrm>
                      <a:off x="0" y="0"/>
                      <a:ext cx="1920240" cy="3039143"/>
                    </a:xfrm>
                    <a:prstGeom prst="rect">
                      <a:avLst/>
                    </a:prstGeom>
                  </pic:spPr>
                </pic:pic>
              </a:graphicData>
            </a:graphic>
          </wp:inline>
        </w:drawing>
      </w:r>
    </w:p>
    <w:p w14:paraId="290AB1C9" w14:textId="77777777" w:rsidR="004F7AE9" w:rsidRDefault="00EB3C86">
      <w:pPr>
        <w:pStyle w:val="Caption"/>
        <w:jc w:val="center"/>
        <w:rPr>
          <w:rFonts w:hint="eastAsia"/>
        </w:rPr>
      </w:pPr>
      <w:r>
        <w:t>Supplied gold NZ Made device without topographic pattern.</w:t>
      </w:r>
    </w:p>
    <w:p w14:paraId="1A53274A" w14:textId="77777777" w:rsidR="004F7AE9" w:rsidRDefault="00EB3C86">
      <w:pPr>
        <w:pStyle w:val="Heading2"/>
      </w:pPr>
      <w:r>
        <w:t>NZ Made device rules</w:t>
      </w:r>
    </w:p>
    <w:p w14:paraId="03170F5D" w14:textId="77777777" w:rsidR="004F7AE9" w:rsidRDefault="00EB3C86">
      <w:pPr>
        <w:pStyle w:val="ListBullet"/>
        <w:rPr>
          <w:rFonts w:hint="eastAsia"/>
        </w:rPr>
      </w:pPr>
      <w:r>
        <w:t>Use only where the product and claim have been verified as eligible by Clariq’s legal or compliance owner.</w:t>
      </w:r>
    </w:p>
    <w:p w14:paraId="26B50F38" w14:textId="77777777" w:rsidR="004F7AE9" w:rsidRDefault="00EB3C86">
      <w:pPr>
        <w:pStyle w:val="ListBullet"/>
        <w:rPr>
          <w:rFonts w:hint="eastAsia"/>
        </w:rPr>
      </w:pPr>
      <w:r>
        <w:t>Keep the device separate from the primary corporate logo and product name.</w:t>
      </w:r>
    </w:p>
    <w:p w14:paraId="0B15A62D" w14:textId="77777777" w:rsidR="004F7AE9" w:rsidRDefault="00EB3C86">
      <w:pPr>
        <w:pStyle w:val="ListBullet"/>
        <w:rPr>
          <w:rFonts w:hint="eastAsia"/>
        </w:rPr>
      </w:pPr>
      <w:r>
        <w:t>Use supplied artwork; do not separate, redraw or rearrange the symbol, fern or wording.</w:t>
      </w:r>
    </w:p>
    <w:p w14:paraId="5894B3C2" w14:textId="77777777" w:rsidR="004F7AE9" w:rsidRDefault="00EB3C86">
      <w:pPr>
        <w:pStyle w:val="ListBullet"/>
        <w:rPr>
          <w:rFonts w:hint="eastAsia"/>
        </w:rPr>
      </w:pPr>
      <w:r>
        <w:t>Select black, gold, white or topographic variant by contrast and production method.</w:t>
      </w:r>
    </w:p>
    <w:p w14:paraId="5BC10825" w14:textId="77777777" w:rsidR="004F7AE9" w:rsidRDefault="00EB3C86">
      <w:pPr>
        <w:pStyle w:val="ListBullet"/>
        <w:rPr>
          <w:rFonts w:hint="eastAsia"/>
        </w:rPr>
      </w:pPr>
      <w:r>
        <w:t>Maintain clear space of at least the height of the letter “N” in NEW around the device.</w:t>
      </w:r>
    </w:p>
    <w:p w14:paraId="17625826" w14:textId="77777777" w:rsidR="004F7AE9" w:rsidRDefault="00EB3C86">
      <w:pPr>
        <w:pStyle w:val="ListBullet"/>
        <w:rPr>
          <w:rFonts w:hint="eastAsia"/>
        </w:rPr>
      </w:pPr>
      <w:r>
        <w:t>Record the approved claim, product scope, evidence and approver in the packaging file.</w:t>
      </w:r>
    </w:p>
    <w:p w14:paraId="32DC6214" w14:textId="77777777" w:rsidR="004F7AE9" w:rsidRDefault="00EB3C86">
      <w:pPr>
        <w:pStyle w:val="Heading2"/>
      </w:pPr>
      <w:r>
        <w:t>Pack hierarchy</w:t>
      </w:r>
    </w:p>
    <w:tbl>
      <w:tblPr>
        <w:tblW w:w="0" w:type="auto"/>
        <w:jc w:val="center"/>
        <w:tblLayout w:type="fixed"/>
        <w:tblLook w:val="04A0" w:firstRow="1" w:lastRow="0" w:firstColumn="1" w:lastColumn="0" w:noHBand="0" w:noVBand="1"/>
      </w:tblPr>
      <w:tblGrid>
        <w:gridCol w:w="4917"/>
        <w:gridCol w:w="8352"/>
      </w:tblGrid>
      <w:tr w:rsidR="004F7AE9" w14:paraId="12C75AFD" w14:textId="77777777">
        <w:trPr>
          <w:tblHeader/>
          <w:jc w:val="center"/>
        </w:trPr>
        <w:tc>
          <w:tcPr>
            <w:tcW w:w="4917" w:type="dxa"/>
            <w:shd w:val="clear" w:color="auto" w:fill="1D1D1B"/>
            <w:tcMar>
              <w:top w:w="120" w:type="dxa"/>
              <w:left w:w="130" w:type="dxa"/>
              <w:bottom w:w="120" w:type="dxa"/>
              <w:right w:w="130" w:type="dxa"/>
            </w:tcMar>
            <w:vAlign w:val="center"/>
          </w:tcPr>
          <w:p w14:paraId="4BAB5C8D" w14:textId="77777777" w:rsidR="004F7AE9" w:rsidRDefault="00EB3C86">
            <w:pPr>
              <w:rPr>
                <w:rFonts w:hint="eastAsia"/>
              </w:rPr>
            </w:pPr>
            <w:r>
              <w:rPr>
                <w:b/>
                <w:color w:val="FAF9F6"/>
                <w:sz w:val="15"/>
              </w:rPr>
              <w:t>ORDER</w:t>
            </w:r>
          </w:p>
        </w:tc>
        <w:tc>
          <w:tcPr>
            <w:tcW w:w="4917" w:type="dxa"/>
            <w:shd w:val="clear" w:color="auto" w:fill="1D1D1B"/>
            <w:tcMar>
              <w:top w:w="120" w:type="dxa"/>
              <w:left w:w="130" w:type="dxa"/>
              <w:bottom w:w="120" w:type="dxa"/>
              <w:right w:w="130" w:type="dxa"/>
            </w:tcMar>
            <w:vAlign w:val="center"/>
          </w:tcPr>
          <w:p w14:paraId="080A6B69" w14:textId="77777777" w:rsidR="004F7AE9" w:rsidRDefault="00EB3C86">
            <w:pPr>
              <w:rPr>
                <w:rFonts w:hint="eastAsia"/>
              </w:rPr>
            </w:pPr>
            <w:r>
              <w:rPr>
                <w:b/>
                <w:color w:val="FAF9F6"/>
                <w:sz w:val="15"/>
              </w:rPr>
              <w:t>CONTENT</w:t>
            </w:r>
          </w:p>
        </w:tc>
      </w:tr>
      <w:tr w:rsidR="004F7AE9" w14:paraId="4ABAAE29"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4FA4619" w14:textId="77777777" w:rsidR="004F7AE9" w:rsidRDefault="00EB3C86">
            <w:pPr>
              <w:spacing w:after="0"/>
              <w:rPr>
                <w:rFonts w:hint="eastAsia"/>
              </w:rPr>
            </w:pPr>
            <w:r>
              <w:rPr>
                <w:sz w:val="16"/>
              </w:rPr>
              <w:t>1</w:t>
            </w:r>
          </w:p>
        </w:tc>
        <w:tc>
          <w:tcPr>
            <w:tcW w:w="83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05FEAAD" w14:textId="77777777" w:rsidR="004F7AE9" w:rsidRDefault="00EB3C86">
            <w:pPr>
              <w:spacing w:after="0"/>
              <w:rPr>
                <w:rFonts w:hint="eastAsia"/>
              </w:rPr>
            </w:pPr>
            <w:r>
              <w:rPr>
                <w:sz w:val="16"/>
              </w:rPr>
              <w:t>Product or range name</w:t>
            </w:r>
          </w:p>
        </w:tc>
      </w:tr>
      <w:tr w:rsidR="004F7AE9" w14:paraId="5225BF55"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B84763" w14:textId="77777777" w:rsidR="004F7AE9" w:rsidRDefault="00EB3C86">
            <w:pPr>
              <w:spacing w:after="0"/>
              <w:rPr>
                <w:rFonts w:hint="eastAsia"/>
              </w:rPr>
            </w:pPr>
            <w:r>
              <w:rPr>
                <w:sz w:val="16"/>
              </w:rPr>
              <w:t>2</w:t>
            </w:r>
          </w:p>
        </w:tc>
        <w:tc>
          <w:tcPr>
            <w:tcW w:w="83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697A1C5" w14:textId="77777777" w:rsidR="004F7AE9" w:rsidRDefault="00EB3C86">
            <w:pPr>
              <w:spacing w:after="0"/>
              <w:rPr>
                <w:rFonts w:hint="eastAsia"/>
              </w:rPr>
            </w:pPr>
            <w:r>
              <w:rPr>
                <w:sz w:val="16"/>
              </w:rPr>
              <w:t>Primary benefit / category statement</w:t>
            </w:r>
          </w:p>
        </w:tc>
      </w:tr>
      <w:tr w:rsidR="004F7AE9" w14:paraId="0F2A3AF6"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D2A05A3" w14:textId="77777777" w:rsidR="004F7AE9" w:rsidRDefault="00EB3C86">
            <w:pPr>
              <w:spacing w:after="0"/>
              <w:rPr>
                <w:rFonts w:hint="eastAsia"/>
              </w:rPr>
            </w:pPr>
            <w:r>
              <w:rPr>
                <w:sz w:val="16"/>
              </w:rPr>
              <w:t>3</w:t>
            </w:r>
          </w:p>
        </w:tc>
        <w:tc>
          <w:tcPr>
            <w:tcW w:w="83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026E4F4" w14:textId="77777777" w:rsidR="004F7AE9" w:rsidRDefault="00EB3C86">
            <w:pPr>
              <w:spacing w:after="0"/>
              <w:rPr>
                <w:rFonts w:hint="eastAsia"/>
              </w:rPr>
            </w:pPr>
            <w:r>
              <w:rPr>
                <w:sz w:val="16"/>
              </w:rPr>
              <w:t>Variant, size or key specification</w:t>
            </w:r>
          </w:p>
        </w:tc>
      </w:tr>
      <w:tr w:rsidR="004F7AE9" w14:paraId="4B2ED279"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224AC6F" w14:textId="77777777" w:rsidR="004F7AE9" w:rsidRDefault="00EB3C86">
            <w:pPr>
              <w:spacing w:after="0"/>
              <w:rPr>
                <w:rFonts w:hint="eastAsia"/>
              </w:rPr>
            </w:pPr>
            <w:r>
              <w:rPr>
                <w:sz w:val="16"/>
              </w:rPr>
              <w:t>4</w:t>
            </w:r>
          </w:p>
        </w:tc>
        <w:tc>
          <w:tcPr>
            <w:tcW w:w="83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3F7F997" w14:textId="77777777" w:rsidR="004F7AE9" w:rsidRDefault="00EB3C86">
            <w:pPr>
              <w:spacing w:after="0"/>
              <w:rPr>
                <w:rFonts w:hint="eastAsia"/>
              </w:rPr>
            </w:pPr>
            <w:r>
              <w:rPr>
                <w:sz w:val="16"/>
              </w:rPr>
              <w:t>Required legal, hazard, handling or traceability information</w:t>
            </w:r>
          </w:p>
        </w:tc>
      </w:tr>
      <w:tr w:rsidR="004F7AE9" w14:paraId="5ACECAFF"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E4D43C5" w14:textId="77777777" w:rsidR="004F7AE9" w:rsidRDefault="00EB3C86">
            <w:pPr>
              <w:spacing w:after="0"/>
              <w:rPr>
                <w:rFonts w:hint="eastAsia"/>
              </w:rPr>
            </w:pPr>
            <w:r>
              <w:rPr>
                <w:sz w:val="16"/>
              </w:rPr>
              <w:t>5</w:t>
            </w:r>
          </w:p>
        </w:tc>
        <w:tc>
          <w:tcPr>
            <w:tcW w:w="83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52DD846" w14:textId="77777777" w:rsidR="004F7AE9" w:rsidRDefault="00EB3C86">
            <w:pPr>
              <w:spacing w:after="0"/>
              <w:rPr>
                <w:rFonts w:hint="eastAsia"/>
              </w:rPr>
            </w:pPr>
            <w:r>
              <w:rPr>
                <w:sz w:val="16"/>
              </w:rPr>
              <w:t>Claims and provenance device</w:t>
            </w:r>
          </w:p>
        </w:tc>
      </w:tr>
      <w:tr w:rsidR="004F7AE9" w14:paraId="04065465"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A4E831C" w14:textId="77777777" w:rsidR="004F7AE9" w:rsidRDefault="00EB3C86">
            <w:pPr>
              <w:spacing w:after="0"/>
              <w:rPr>
                <w:rFonts w:hint="eastAsia"/>
              </w:rPr>
            </w:pPr>
            <w:r>
              <w:rPr>
                <w:sz w:val="16"/>
              </w:rPr>
              <w:t>6</w:t>
            </w:r>
          </w:p>
        </w:tc>
        <w:tc>
          <w:tcPr>
            <w:tcW w:w="83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108A748" w14:textId="77777777" w:rsidR="004F7AE9" w:rsidRDefault="00EB3C86">
            <w:pPr>
              <w:spacing w:after="0"/>
              <w:rPr>
                <w:rFonts w:hint="eastAsia"/>
              </w:rPr>
            </w:pPr>
            <w:r>
              <w:rPr>
                <w:sz w:val="16"/>
              </w:rPr>
              <w:t>Contact, batch, version and disposal information</w:t>
            </w:r>
          </w:p>
        </w:tc>
      </w:tr>
    </w:tbl>
    <w:p w14:paraId="01E05500" w14:textId="77777777" w:rsidR="004F7AE9" w:rsidRDefault="00EB3C86">
      <w:pPr>
        <w:pStyle w:val="Heading2"/>
      </w:pPr>
      <w:r>
        <w:t>Pre-production gate</w:t>
      </w:r>
    </w:p>
    <w:tbl>
      <w:tblPr>
        <w:tblW w:w="0" w:type="auto"/>
        <w:jc w:val="center"/>
        <w:tblLayout w:type="fixed"/>
        <w:tblLook w:val="04A0" w:firstRow="1" w:lastRow="0" w:firstColumn="1" w:lastColumn="0" w:noHBand="0" w:noVBand="1"/>
      </w:tblPr>
      <w:tblGrid>
        <w:gridCol w:w="5040"/>
        <w:gridCol w:w="4917"/>
      </w:tblGrid>
      <w:tr w:rsidR="004F7AE9" w14:paraId="17E00F74" w14:textId="77777777">
        <w:trPr>
          <w:tblHeader/>
          <w:jc w:val="center"/>
        </w:trPr>
        <w:tc>
          <w:tcPr>
            <w:tcW w:w="4917" w:type="dxa"/>
            <w:shd w:val="clear" w:color="auto" w:fill="1D1D1B"/>
            <w:tcMar>
              <w:top w:w="120" w:type="dxa"/>
              <w:left w:w="130" w:type="dxa"/>
              <w:bottom w:w="120" w:type="dxa"/>
              <w:right w:w="130" w:type="dxa"/>
            </w:tcMar>
            <w:vAlign w:val="center"/>
          </w:tcPr>
          <w:p w14:paraId="16299E38" w14:textId="77777777" w:rsidR="004F7AE9" w:rsidRDefault="00EB3C86">
            <w:pPr>
              <w:rPr>
                <w:rFonts w:hint="eastAsia"/>
              </w:rPr>
            </w:pPr>
            <w:r>
              <w:rPr>
                <w:b/>
                <w:color w:val="FAF9F6"/>
                <w:sz w:val="15"/>
              </w:rPr>
              <w:t>CHECK</w:t>
            </w:r>
          </w:p>
        </w:tc>
        <w:tc>
          <w:tcPr>
            <w:tcW w:w="4917" w:type="dxa"/>
            <w:shd w:val="clear" w:color="auto" w:fill="1D1D1B"/>
            <w:tcMar>
              <w:top w:w="120" w:type="dxa"/>
              <w:left w:w="130" w:type="dxa"/>
              <w:bottom w:w="120" w:type="dxa"/>
              <w:right w:w="130" w:type="dxa"/>
            </w:tcMar>
            <w:vAlign w:val="center"/>
          </w:tcPr>
          <w:p w14:paraId="55A78D2E" w14:textId="77777777" w:rsidR="004F7AE9" w:rsidRDefault="00EB3C86">
            <w:pPr>
              <w:rPr>
                <w:rFonts w:hint="eastAsia"/>
              </w:rPr>
            </w:pPr>
            <w:r>
              <w:rPr>
                <w:b/>
                <w:color w:val="FAF9F6"/>
                <w:sz w:val="15"/>
              </w:rPr>
              <w:t>EVIDENCE / OWNER</w:t>
            </w:r>
          </w:p>
        </w:tc>
      </w:tr>
      <w:tr w:rsidR="004F7AE9" w14:paraId="08422A0A"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9BDA4A5" w14:textId="77777777" w:rsidR="004F7AE9" w:rsidRDefault="00EB3C86">
            <w:pPr>
              <w:spacing w:after="0"/>
              <w:rPr>
                <w:rFonts w:hint="eastAsia"/>
              </w:rPr>
            </w:pPr>
            <w:r>
              <w:rPr>
                <w:sz w:val="16"/>
              </w:rPr>
              <w:t>Artwork uses approved logo and colour master</w:t>
            </w:r>
          </w:p>
        </w:tc>
        <w:tc>
          <w:tcPr>
            <w:tcW w:w="432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B61F6B4" w14:textId="77777777" w:rsidR="004F7AE9" w:rsidRDefault="00EB3C86">
            <w:pPr>
              <w:spacing w:after="0"/>
              <w:rPr>
                <w:rFonts w:hint="eastAsia"/>
              </w:rPr>
            </w:pPr>
            <w:r>
              <w:rPr>
                <w:sz w:val="16"/>
              </w:rPr>
              <w:t>Designer / asset reference</w:t>
            </w:r>
          </w:p>
        </w:tc>
      </w:tr>
      <w:tr w:rsidR="004F7AE9" w14:paraId="50F1365C"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D538285" w14:textId="77777777" w:rsidR="004F7AE9" w:rsidRDefault="00EB3C86">
            <w:pPr>
              <w:spacing w:after="0"/>
              <w:rPr>
                <w:rFonts w:hint="eastAsia"/>
              </w:rPr>
            </w:pPr>
            <w:r>
              <w:rPr>
                <w:sz w:val="16"/>
              </w:rPr>
              <w:t>All claims approved and substantiated</w:t>
            </w:r>
          </w:p>
        </w:tc>
        <w:tc>
          <w:tcPr>
            <w:tcW w:w="432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7C30DB2" w14:textId="77777777" w:rsidR="004F7AE9" w:rsidRDefault="00EB3C86">
            <w:pPr>
              <w:spacing w:after="0"/>
              <w:rPr>
                <w:rFonts w:hint="eastAsia"/>
              </w:rPr>
            </w:pPr>
            <w:r>
              <w:rPr>
                <w:sz w:val="16"/>
              </w:rPr>
              <w:t>Legal or compliance record</w:t>
            </w:r>
          </w:p>
        </w:tc>
      </w:tr>
      <w:tr w:rsidR="004F7AE9" w14:paraId="35750862"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0BF5950" w14:textId="77777777" w:rsidR="004F7AE9" w:rsidRDefault="00EB3C86">
            <w:pPr>
              <w:spacing w:after="0"/>
              <w:rPr>
                <w:rFonts w:hint="eastAsia"/>
              </w:rPr>
            </w:pPr>
            <w:r>
              <w:rPr>
                <w:sz w:val="16"/>
              </w:rPr>
              <w:lastRenderedPageBreak/>
              <w:t>Mandatory label information complete</w:t>
            </w:r>
          </w:p>
        </w:tc>
        <w:tc>
          <w:tcPr>
            <w:tcW w:w="432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7D22F7F" w14:textId="77777777" w:rsidR="004F7AE9" w:rsidRDefault="00EB3C86">
            <w:pPr>
              <w:spacing w:after="0"/>
              <w:rPr>
                <w:rFonts w:hint="eastAsia"/>
              </w:rPr>
            </w:pPr>
            <w:r>
              <w:rPr>
                <w:sz w:val="16"/>
              </w:rPr>
              <w:t>Regulatory checklist</w:t>
            </w:r>
          </w:p>
        </w:tc>
      </w:tr>
      <w:tr w:rsidR="004F7AE9" w14:paraId="391C7900"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5CF6AFF" w14:textId="77777777" w:rsidR="004F7AE9" w:rsidRDefault="00EB3C86">
            <w:pPr>
              <w:spacing w:after="0"/>
              <w:rPr>
                <w:rFonts w:hint="eastAsia"/>
              </w:rPr>
            </w:pPr>
            <w:r>
              <w:rPr>
                <w:sz w:val="16"/>
              </w:rPr>
              <w:t>Barcode / QR code scans at final size</w:t>
            </w:r>
          </w:p>
        </w:tc>
        <w:tc>
          <w:tcPr>
            <w:tcW w:w="432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14898D8" w14:textId="77777777" w:rsidR="004F7AE9" w:rsidRDefault="00EB3C86">
            <w:pPr>
              <w:spacing w:after="0"/>
              <w:rPr>
                <w:rFonts w:hint="eastAsia"/>
              </w:rPr>
            </w:pPr>
            <w:r>
              <w:rPr>
                <w:sz w:val="16"/>
              </w:rPr>
              <w:t>Physical proof</w:t>
            </w:r>
          </w:p>
        </w:tc>
      </w:tr>
      <w:tr w:rsidR="004F7AE9" w14:paraId="6F2A7CA9"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45AC95F" w14:textId="77777777" w:rsidR="004F7AE9" w:rsidRDefault="00EB3C86">
            <w:pPr>
              <w:spacing w:after="0"/>
              <w:rPr>
                <w:rFonts w:hint="eastAsia"/>
              </w:rPr>
            </w:pPr>
            <w:r>
              <w:rPr>
                <w:sz w:val="16"/>
              </w:rPr>
              <w:t>Contrast and minimum type size checked</w:t>
            </w:r>
          </w:p>
        </w:tc>
        <w:tc>
          <w:tcPr>
            <w:tcW w:w="432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9EC0937" w14:textId="77777777" w:rsidR="004F7AE9" w:rsidRDefault="00EB3C86">
            <w:pPr>
              <w:spacing w:after="0"/>
              <w:rPr>
                <w:rFonts w:hint="eastAsia"/>
              </w:rPr>
            </w:pPr>
            <w:r>
              <w:rPr>
                <w:sz w:val="16"/>
              </w:rPr>
              <w:t>Accessibility / production review</w:t>
            </w:r>
          </w:p>
        </w:tc>
      </w:tr>
      <w:tr w:rsidR="004F7AE9" w14:paraId="6D4F21BF"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BFD5EFF" w14:textId="77777777" w:rsidR="004F7AE9" w:rsidRDefault="00EB3C86">
            <w:pPr>
              <w:spacing w:after="0"/>
              <w:rPr>
                <w:rFonts w:hint="eastAsia"/>
              </w:rPr>
            </w:pPr>
            <w:r>
              <w:rPr>
                <w:sz w:val="16"/>
              </w:rPr>
              <w:t>Dieline, bleed, safe area and finishes confirmed</w:t>
            </w:r>
          </w:p>
        </w:tc>
        <w:tc>
          <w:tcPr>
            <w:tcW w:w="432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232435D" w14:textId="77777777" w:rsidR="004F7AE9" w:rsidRDefault="00EB3C86">
            <w:pPr>
              <w:spacing w:after="0"/>
              <w:rPr>
                <w:rFonts w:hint="eastAsia"/>
              </w:rPr>
            </w:pPr>
            <w:r>
              <w:rPr>
                <w:sz w:val="16"/>
              </w:rPr>
              <w:t>Printer proof</w:t>
            </w:r>
          </w:p>
        </w:tc>
      </w:tr>
      <w:tr w:rsidR="004F7AE9" w14:paraId="5F9171A3" w14:textId="77777777">
        <w:trPr>
          <w:jc w:val="center"/>
        </w:trPr>
        <w:tc>
          <w:tcPr>
            <w:tcW w:w="50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FCE89DC" w14:textId="77777777" w:rsidR="004F7AE9" w:rsidRDefault="00EB3C86">
            <w:pPr>
              <w:spacing w:after="0"/>
              <w:rPr>
                <w:rFonts w:hint="eastAsia"/>
              </w:rPr>
            </w:pPr>
            <w:r>
              <w:rPr>
                <w:sz w:val="16"/>
              </w:rPr>
              <w:t>Golden sample or strike-off approved</w:t>
            </w:r>
          </w:p>
        </w:tc>
        <w:tc>
          <w:tcPr>
            <w:tcW w:w="432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18B7EF0" w14:textId="77777777" w:rsidR="004F7AE9" w:rsidRDefault="00EB3C86">
            <w:pPr>
              <w:spacing w:after="0"/>
              <w:rPr>
                <w:rFonts w:hint="eastAsia"/>
              </w:rPr>
            </w:pPr>
            <w:r>
              <w:rPr>
                <w:sz w:val="16"/>
              </w:rPr>
              <w:t>Approver signature and date</w:t>
            </w:r>
          </w:p>
        </w:tc>
      </w:tr>
    </w:tbl>
    <w:p w14:paraId="69C159BF" w14:textId="77777777" w:rsidR="004F7AE9" w:rsidRDefault="00EB3C86">
      <w:pPr>
        <w:pStyle w:val="Eyebrow"/>
        <w:rPr>
          <w:rFonts w:hint="eastAsia"/>
        </w:rPr>
      </w:pPr>
      <w:r>
        <w:t>CLARIQ BRAND SYSTEM</w:t>
      </w:r>
    </w:p>
    <w:p w14:paraId="399CF065" w14:textId="77777777" w:rsidR="004F7AE9" w:rsidRDefault="00EB3C86">
      <w:pPr>
        <w:pStyle w:val="Heading1"/>
      </w:pPr>
      <w:r>
        <w:lastRenderedPageBreak/>
        <w:t>11  Accessibility and quality control</w:t>
      </w:r>
    </w:p>
    <w:p w14:paraId="54BF1DC5" w14:textId="77777777" w:rsidR="004F7AE9" w:rsidRDefault="00EB3C86">
      <w:pPr>
        <w:pStyle w:val="Lead"/>
        <w:rPr>
          <w:rFonts w:hint="eastAsia"/>
        </w:rPr>
      </w:pPr>
      <w:r>
        <w:t>Clarity is a performance standard, not only a visual style.</w:t>
      </w:r>
    </w:p>
    <w:p w14:paraId="42E5E88E" w14:textId="77777777" w:rsidR="004F7AE9" w:rsidRDefault="00EB3C86">
      <w:pPr>
        <w:pStyle w:val="Heading2"/>
      </w:pPr>
      <w:r>
        <w:t>Accessibility baseline</w:t>
      </w:r>
    </w:p>
    <w:p w14:paraId="09176F33" w14:textId="77777777" w:rsidR="004F7AE9" w:rsidRDefault="00EB3C86">
      <w:pPr>
        <w:pStyle w:val="ListBullet"/>
        <w:rPr>
          <w:rFonts w:hint="eastAsia"/>
        </w:rPr>
      </w:pPr>
      <w:r>
        <w:t>Target WCAG 2.2 AA for digital experiences and communications.</w:t>
      </w:r>
    </w:p>
    <w:p w14:paraId="6311A24F" w14:textId="77777777" w:rsidR="004F7AE9" w:rsidRDefault="00EB3C86">
      <w:pPr>
        <w:pStyle w:val="ListBullet"/>
        <w:rPr>
          <w:rFonts w:hint="eastAsia"/>
        </w:rPr>
      </w:pPr>
      <w:r>
        <w:t>Do not communicate meaning by colour alone. Pair colour with text, icons or patterns.</w:t>
      </w:r>
    </w:p>
    <w:p w14:paraId="368CA60A" w14:textId="77777777" w:rsidR="004F7AE9" w:rsidRDefault="00EB3C86">
      <w:pPr>
        <w:pStyle w:val="ListBullet"/>
        <w:rPr>
          <w:rFonts w:hint="eastAsia"/>
        </w:rPr>
      </w:pPr>
      <w:r>
        <w:t>Use strong text contrast; test every foreground/background pair in its actual size and weight.</w:t>
      </w:r>
    </w:p>
    <w:p w14:paraId="4CCA9257" w14:textId="77777777" w:rsidR="004F7AE9" w:rsidRDefault="00EB3C86">
      <w:pPr>
        <w:pStyle w:val="ListBullet"/>
        <w:rPr>
          <w:rFonts w:hint="eastAsia"/>
        </w:rPr>
      </w:pPr>
      <w:r>
        <w:t>Use at least 16 px body text for typical web reading and avoid very light weights.</w:t>
      </w:r>
    </w:p>
    <w:p w14:paraId="125D031A" w14:textId="77777777" w:rsidR="004F7AE9" w:rsidRDefault="00EB3C86">
      <w:pPr>
        <w:pStyle w:val="ListBullet"/>
        <w:rPr>
          <w:rFonts w:hint="eastAsia"/>
        </w:rPr>
      </w:pPr>
      <w:r>
        <w:t>Provide alt text, captions or transcripts where content requires them.</w:t>
      </w:r>
    </w:p>
    <w:p w14:paraId="154CBAB7" w14:textId="77777777" w:rsidR="004F7AE9" w:rsidRDefault="00EB3C86">
      <w:pPr>
        <w:pStyle w:val="ListBullet"/>
        <w:rPr>
          <w:rFonts w:hint="eastAsia"/>
        </w:rPr>
      </w:pPr>
      <w:r>
        <w:t>Make keyboard focus visible and interactions understandable without hover.</w:t>
      </w:r>
    </w:p>
    <w:p w14:paraId="3BA3AFC9" w14:textId="77777777" w:rsidR="004F7AE9" w:rsidRDefault="00EB3C86">
      <w:pPr>
        <w:pStyle w:val="ListBullet"/>
        <w:rPr>
          <w:rFonts w:hint="eastAsia"/>
        </w:rPr>
      </w:pPr>
      <w:r>
        <w:t>Use real heading styles and a logical reading order in Word and PDF outputs.</w:t>
      </w:r>
    </w:p>
    <w:tbl>
      <w:tblPr>
        <w:tblW w:w="0" w:type="auto"/>
        <w:jc w:val="center"/>
        <w:tblLayout w:type="fixed"/>
        <w:tblLook w:val="04A0" w:firstRow="1" w:lastRow="0" w:firstColumn="1" w:lastColumn="0" w:noHBand="0" w:noVBand="1"/>
      </w:tblPr>
      <w:tblGrid>
        <w:gridCol w:w="4917"/>
        <w:gridCol w:w="4917"/>
      </w:tblGrid>
      <w:tr w:rsidR="004F7AE9" w14:paraId="1E79C505" w14:textId="77777777">
        <w:trPr>
          <w:jc w:val="center"/>
        </w:trPr>
        <w:tc>
          <w:tcPr>
            <w:tcW w:w="4917" w:type="dxa"/>
            <w:shd w:val="clear" w:color="auto" w:fill="C9AC75"/>
            <w:tcMar>
              <w:top w:w="0" w:type="dxa"/>
              <w:left w:w="0" w:type="dxa"/>
              <w:bottom w:w="0" w:type="dxa"/>
              <w:right w:w="0" w:type="dxa"/>
            </w:tcMar>
          </w:tcPr>
          <w:p w14:paraId="119B796E" w14:textId="77777777" w:rsidR="004F7AE9" w:rsidRDefault="004F7AE9">
            <w:pPr>
              <w:rPr>
                <w:rFonts w:hint="eastAsia"/>
              </w:rPr>
            </w:pPr>
          </w:p>
        </w:tc>
        <w:tc>
          <w:tcPr>
            <w:tcW w:w="4917" w:type="dxa"/>
            <w:shd w:val="clear" w:color="auto" w:fill="F2F0EB"/>
            <w:tcMar>
              <w:top w:w="140" w:type="dxa"/>
              <w:left w:w="180" w:type="dxa"/>
              <w:bottom w:w="140" w:type="dxa"/>
              <w:right w:w="180" w:type="dxa"/>
            </w:tcMar>
          </w:tcPr>
          <w:p w14:paraId="148E2869" w14:textId="77777777" w:rsidR="004F7AE9" w:rsidRDefault="00EB3C86">
            <w:pPr>
              <w:rPr>
                <w:rFonts w:hint="eastAsia"/>
              </w:rPr>
            </w:pPr>
            <w:r>
              <w:rPr>
                <w:b/>
                <w:color w:val="C9AC75"/>
                <w:sz w:val="16"/>
              </w:rPr>
              <w:t>CONTRAST CAUTION</w:t>
            </w:r>
          </w:p>
          <w:p w14:paraId="2CB10782" w14:textId="77777777" w:rsidR="004F7AE9" w:rsidRDefault="00EB3C86">
            <w:pPr>
              <w:rPr>
                <w:rFonts w:hint="eastAsia"/>
              </w:rPr>
            </w:pPr>
            <w:r>
              <w:t>The supplied colour files establish intended colours, but this document does not certify every colour pair for every text size. Gold, Warm Silver and Stone White should not be assumed suitable for small text without a contrast test.</w:t>
            </w:r>
          </w:p>
        </w:tc>
      </w:tr>
    </w:tbl>
    <w:p w14:paraId="40880C89" w14:textId="77777777" w:rsidR="004F7AE9" w:rsidRDefault="00EB3C86">
      <w:pPr>
        <w:pStyle w:val="Heading2"/>
      </w:pPr>
      <w:r>
        <w:t>Brand QA checklist</w:t>
      </w:r>
    </w:p>
    <w:tbl>
      <w:tblPr>
        <w:tblW w:w="0" w:type="auto"/>
        <w:jc w:val="center"/>
        <w:tblLayout w:type="fixed"/>
        <w:tblLook w:val="04A0" w:firstRow="1" w:lastRow="0" w:firstColumn="1" w:lastColumn="0" w:noHBand="0" w:noVBand="1"/>
      </w:tblPr>
      <w:tblGrid>
        <w:gridCol w:w="4917"/>
        <w:gridCol w:w="7560"/>
      </w:tblGrid>
      <w:tr w:rsidR="004F7AE9" w14:paraId="54CB5F5E" w14:textId="77777777">
        <w:trPr>
          <w:tblHeader/>
          <w:jc w:val="center"/>
        </w:trPr>
        <w:tc>
          <w:tcPr>
            <w:tcW w:w="4917" w:type="dxa"/>
            <w:shd w:val="clear" w:color="auto" w:fill="1D1D1B"/>
            <w:tcMar>
              <w:top w:w="120" w:type="dxa"/>
              <w:left w:w="130" w:type="dxa"/>
              <w:bottom w:w="120" w:type="dxa"/>
              <w:right w:w="130" w:type="dxa"/>
            </w:tcMar>
            <w:vAlign w:val="center"/>
          </w:tcPr>
          <w:p w14:paraId="3E55B4B1" w14:textId="77777777" w:rsidR="004F7AE9" w:rsidRDefault="00EB3C86">
            <w:pPr>
              <w:rPr>
                <w:rFonts w:hint="eastAsia"/>
              </w:rPr>
            </w:pPr>
            <w:r>
              <w:rPr>
                <w:b/>
                <w:color w:val="FAF9F6"/>
                <w:sz w:val="15"/>
              </w:rPr>
              <w:t>AREA</w:t>
            </w:r>
          </w:p>
        </w:tc>
        <w:tc>
          <w:tcPr>
            <w:tcW w:w="4917" w:type="dxa"/>
            <w:shd w:val="clear" w:color="auto" w:fill="1D1D1B"/>
            <w:tcMar>
              <w:top w:w="120" w:type="dxa"/>
              <w:left w:w="130" w:type="dxa"/>
              <w:bottom w:w="120" w:type="dxa"/>
              <w:right w:w="130" w:type="dxa"/>
            </w:tcMar>
            <w:vAlign w:val="center"/>
          </w:tcPr>
          <w:p w14:paraId="7901CABB" w14:textId="77777777" w:rsidR="004F7AE9" w:rsidRDefault="00EB3C86">
            <w:pPr>
              <w:rPr>
                <w:rFonts w:hint="eastAsia"/>
              </w:rPr>
            </w:pPr>
            <w:r>
              <w:rPr>
                <w:b/>
                <w:color w:val="FAF9F6"/>
                <w:sz w:val="15"/>
              </w:rPr>
              <w:t>PASS CRITERIA</w:t>
            </w:r>
          </w:p>
        </w:tc>
      </w:tr>
      <w:tr w:rsidR="004F7AE9" w14:paraId="3B06C858"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91687AC" w14:textId="77777777" w:rsidR="004F7AE9" w:rsidRDefault="00EB3C86">
            <w:pPr>
              <w:spacing w:after="0"/>
              <w:rPr>
                <w:rFonts w:hint="eastAsia"/>
              </w:rPr>
            </w:pPr>
            <w:r>
              <w:rPr>
                <w:sz w:val="16"/>
              </w:rPr>
              <w:t>Logo</w:t>
            </w:r>
          </w:p>
        </w:tc>
        <w:tc>
          <w:tcPr>
            <w:tcW w:w="75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05F81E4" w14:textId="77777777" w:rsidR="004F7AE9" w:rsidRDefault="00EB3C86">
            <w:pPr>
              <w:spacing w:after="0"/>
              <w:rPr>
                <w:rFonts w:hint="eastAsia"/>
              </w:rPr>
            </w:pPr>
            <w:r>
              <w:rPr>
                <w:sz w:val="16"/>
              </w:rPr>
              <w:t>Approved master, correct colour, clear space, minimum size and contrast.</w:t>
            </w:r>
          </w:p>
        </w:tc>
      </w:tr>
      <w:tr w:rsidR="004F7AE9" w14:paraId="06CC5769"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E409A82" w14:textId="77777777" w:rsidR="004F7AE9" w:rsidRDefault="00EB3C86">
            <w:pPr>
              <w:spacing w:after="0"/>
              <w:rPr>
                <w:rFonts w:hint="eastAsia"/>
              </w:rPr>
            </w:pPr>
            <w:r>
              <w:rPr>
                <w:sz w:val="16"/>
              </w:rPr>
              <w:t>Colour</w:t>
            </w:r>
          </w:p>
        </w:tc>
        <w:tc>
          <w:tcPr>
            <w:tcW w:w="75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F742C17" w14:textId="77777777" w:rsidR="004F7AE9" w:rsidRDefault="00EB3C86">
            <w:pPr>
              <w:spacing w:after="0"/>
              <w:rPr>
                <w:rFonts w:hint="eastAsia"/>
              </w:rPr>
            </w:pPr>
            <w:r>
              <w:rPr>
                <w:sz w:val="16"/>
              </w:rPr>
              <w:t>Correct print or screen specification; production proof where required.</w:t>
            </w:r>
          </w:p>
        </w:tc>
      </w:tr>
      <w:tr w:rsidR="004F7AE9" w14:paraId="074B4DBE"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841FD95" w14:textId="77777777" w:rsidR="004F7AE9" w:rsidRDefault="00EB3C86">
            <w:pPr>
              <w:spacing w:after="0"/>
              <w:rPr>
                <w:rFonts w:hint="eastAsia"/>
              </w:rPr>
            </w:pPr>
            <w:r>
              <w:rPr>
                <w:sz w:val="16"/>
              </w:rPr>
              <w:t>Typography</w:t>
            </w:r>
          </w:p>
        </w:tc>
        <w:tc>
          <w:tcPr>
            <w:tcW w:w="75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6AA1DF0" w14:textId="77777777" w:rsidR="004F7AE9" w:rsidRDefault="00EB3C86">
            <w:pPr>
              <w:spacing w:after="0"/>
              <w:rPr>
                <w:rFonts w:hint="eastAsia"/>
              </w:rPr>
            </w:pPr>
            <w:r>
              <w:rPr>
                <w:sz w:val="16"/>
              </w:rPr>
              <w:t>Approved supporting font; correct hierarchy; no recreated wordmark.</w:t>
            </w:r>
          </w:p>
        </w:tc>
      </w:tr>
      <w:tr w:rsidR="004F7AE9" w14:paraId="43DD148F"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EF2256C" w14:textId="77777777" w:rsidR="004F7AE9" w:rsidRDefault="00EB3C86">
            <w:pPr>
              <w:spacing w:after="0"/>
              <w:rPr>
                <w:rFonts w:hint="eastAsia"/>
              </w:rPr>
            </w:pPr>
            <w:r>
              <w:rPr>
                <w:sz w:val="16"/>
              </w:rPr>
              <w:t>Copy</w:t>
            </w:r>
          </w:p>
        </w:tc>
        <w:tc>
          <w:tcPr>
            <w:tcW w:w="75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A92914D" w14:textId="77777777" w:rsidR="004F7AE9" w:rsidRDefault="00EB3C86">
            <w:pPr>
              <w:spacing w:after="0"/>
              <w:rPr>
                <w:rFonts w:hint="eastAsia"/>
              </w:rPr>
            </w:pPr>
            <w:r>
              <w:rPr>
                <w:sz w:val="16"/>
              </w:rPr>
              <w:t>Plain, specific, accurate and in NZ English.</w:t>
            </w:r>
          </w:p>
        </w:tc>
      </w:tr>
      <w:tr w:rsidR="004F7AE9" w14:paraId="1EF8B9CE"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36A86C5" w14:textId="77777777" w:rsidR="004F7AE9" w:rsidRDefault="00EB3C86">
            <w:pPr>
              <w:spacing w:after="0"/>
              <w:rPr>
                <w:rFonts w:hint="eastAsia"/>
              </w:rPr>
            </w:pPr>
            <w:r>
              <w:rPr>
                <w:sz w:val="16"/>
              </w:rPr>
              <w:t>Claims</w:t>
            </w:r>
          </w:p>
        </w:tc>
        <w:tc>
          <w:tcPr>
            <w:tcW w:w="75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8C0FEB7" w14:textId="77777777" w:rsidR="004F7AE9" w:rsidRDefault="00EB3C86">
            <w:pPr>
              <w:spacing w:after="0"/>
              <w:rPr>
                <w:rFonts w:hint="eastAsia"/>
              </w:rPr>
            </w:pPr>
            <w:r>
              <w:rPr>
                <w:sz w:val="16"/>
              </w:rPr>
              <w:t>Current evidence, approval and correct scope.</w:t>
            </w:r>
          </w:p>
        </w:tc>
      </w:tr>
      <w:tr w:rsidR="004F7AE9" w14:paraId="4CBD0810"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6FCC91C" w14:textId="77777777" w:rsidR="004F7AE9" w:rsidRDefault="00EB3C86">
            <w:pPr>
              <w:spacing w:after="0"/>
              <w:rPr>
                <w:rFonts w:hint="eastAsia"/>
              </w:rPr>
            </w:pPr>
            <w:r>
              <w:rPr>
                <w:sz w:val="16"/>
              </w:rPr>
              <w:t>Accessibility</w:t>
            </w:r>
          </w:p>
        </w:tc>
        <w:tc>
          <w:tcPr>
            <w:tcW w:w="75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ABC16A1" w14:textId="77777777" w:rsidR="004F7AE9" w:rsidRDefault="00EB3C86">
            <w:pPr>
              <w:spacing w:after="0"/>
              <w:rPr>
                <w:rFonts w:hint="eastAsia"/>
              </w:rPr>
            </w:pPr>
            <w:r>
              <w:rPr>
                <w:sz w:val="16"/>
              </w:rPr>
              <w:t>Contrast, alt text, reading order, links and keyboard use checked.</w:t>
            </w:r>
          </w:p>
        </w:tc>
      </w:tr>
      <w:tr w:rsidR="004F7AE9" w14:paraId="49B57FD2"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AEB2508" w14:textId="77777777" w:rsidR="004F7AE9" w:rsidRDefault="00EB3C86">
            <w:pPr>
              <w:spacing w:after="0"/>
              <w:rPr>
                <w:rFonts w:hint="eastAsia"/>
              </w:rPr>
            </w:pPr>
            <w:r>
              <w:rPr>
                <w:sz w:val="16"/>
              </w:rPr>
              <w:t>Production</w:t>
            </w:r>
          </w:p>
        </w:tc>
        <w:tc>
          <w:tcPr>
            <w:tcW w:w="756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9F867DD" w14:textId="77777777" w:rsidR="004F7AE9" w:rsidRDefault="00EB3C86">
            <w:pPr>
              <w:spacing w:after="0"/>
              <w:rPr>
                <w:rFonts w:hint="eastAsia"/>
              </w:rPr>
            </w:pPr>
            <w:r>
              <w:rPr>
                <w:sz w:val="16"/>
              </w:rPr>
              <w:t>Bleed, resolution, file format, finishing and supplier proof checked.</w:t>
            </w:r>
          </w:p>
        </w:tc>
      </w:tr>
      <w:tr w:rsidR="004F7AE9" w14:paraId="7B41FCAA" w14:textId="77777777">
        <w:trPr>
          <w:jc w:val="center"/>
        </w:trPr>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2F582EA" w14:textId="77777777" w:rsidR="004F7AE9" w:rsidRDefault="00EB3C86">
            <w:pPr>
              <w:spacing w:after="0"/>
              <w:rPr>
                <w:rFonts w:hint="eastAsia"/>
              </w:rPr>
            </w:pPr>
            <w:r>
              <w:rPr>
                <w:sz w:val="16"/>
              </w:rPr>
              <w:t>Control</w:t>
            </w:r>
          </w:p>
        </w:tc>
        <w:tc>
          <w:tcPr>
            <w:tcW w:w="756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FAC2CDE" w14:textId="77777777" w:rsidR="004F7AE9" w:rsidRDefault="00EB3C86">
            <w:pPr>
              <w:spacing w:after="0"/>
              <w:rPr>
                <w:rFonts w:hint="eastAsia"/>
              </w:rPr>
            </w:pPr>
            <w:r>
              <w:rPr>
                <w:sz w:val="16"/>
              </w:rPr>
              <w:t>Owner, version, approval and archive location recorded.</w:t>
            </w:r>
          </w:p>
        </w:tc>
      </w:tr>
    </w:tbl>
    <w:p w14:paraId="2D86F28E" w14:textId="77777777" w:rsidR="004F7AE9" w:rsidRDefault="00EB3C86">
      <w:pPr>
        <w:pStyle w:val="Eyebrow"/>
        <w:rPr>
          <w:rFonts w:hint="eastAsia"/>
        </w:rPr>
      </w:pPr>
      <w:r>
        <w:t>CLARIQ BRAND SYSTEM</w:t>
      </w:r>
    </w:p>
    <w:p w14:paraId="2D140189" w14:textId="77777777" w:rsidR="004F7AE9" w:rsidRDefault="00EB3C86">
      <w:pPr>
        <w:pStyle w:val="Heading1"/>
      </w:pPr>
      <w:r>
        <w:lastRenderedPageBreak/>
        <w:t>12  Governance and rollout</w:t>
      </w:r>
    </w:p>
    <w:p w14:paraId="738BB756" w14:textId="77777777" w:rsidR="004F7AE9" w:rsidRDefault="00EB3C86">
      <w:pPr>
        <w:pStyle w:val="Lead"/>
        <w:rPr>
          <w:rFonts w:hint="eastAsia"/>
        </w:rPr>
      </w:pPr>
      <w:r>
        <w:t>Keep the system coherent while allowing controlled growth.</w:t>
      </w:r>
    </w:p>
    <w:p w14:paraId="520564E3" w14:textId="77777777" w:rsidR="004F7AE9" w:rsidRDefault="00EB3C86">
      <w:pPr>
        <w:pStyle w:val="Heading2"/>
      </w:pPr>
      <w:r>
        <w:t>Decision rights</w:t>
      </w:r>
    </w:p>
    <w:tbl>
      <w:tblPr>
        <w:tblW w:w="0" w:type="auto"/>
        <w:jc w:val="center"/>
        <w:tblLayout w:type="fixed"/>
        <w:tblLook w:val="04A0" w:firstRow="1" w:lastRow="0" w:firstColumn="1" w:lastColumn="0" w:noHBand="0" w:noVBand="1"/>
      </w:tblPr>
      <w:tblGrid>
        <w:gridCol w:w="3278"/>
        <w:gridCol w:w="3278"/>
        <w:gridCol w:w="3672"/>
      </w:tblGrid>
      <w:tr w:rsidR="004F7AE9" w14:paraId="344AF1C8" w14:textId="77777777">
        <w:trPr>
          <w:tblHeader/>
          <w:jc w:val="center"/>
        </w:trPr>
        <w:tc>
          <w:tcPr>
            <w:tcW w:w="3278" w:type="dxa"/>
            <w:shd w:val="clear" w:color="auto" w:fill="1D1D1B"/>
            <w:tcMar>
              <w:top w:w="120" w:type="dxa"/>
              <w:left w:w="130" w:type="dxa"/>
              <w:bottom w:w="120" w:type="dxa"/>
              <w:right w:w="130" w:type="dxa"/>
            </w:tcMar>
            <w:vAlign w:val="center"/>
          </w:tcPr>
          <w:p w14:paraId="33FC420A" w14:textId="77777777" w:rsidR="004F7AE9" w:rsidRDefault="00EB3C86">
            <w:pPr>
              <w:rPr>
                <w:rFonts w:hint="eastAsia"/>
              </w:rPr>
            </w:pPr>
            <w:r>
              <w:rPr>
                <w:b/>
                <w:color w:val="FAF9F6"/>
                <w:sz w:val="15"/>
              </w:rPr>
              <w:t>DECISION</w:t>
            </w:r>
          </w:p>
        </w:tc>
        <w:tc>
          <w:tcPr>
            <w:tcW w:w="3278" w:type="dxa"/>
            <w:shd w:val="clear" w:color="auto" w:fill="1D1D1B"/>
            <w:tcMar>
              <w:top w:w="120" w:type="dxa"/>
              <w:left w:w="130" w:type="dxa"/>
              <w:bottom w:w="120" w:type="dxa"/>
              <w:right w:w="130" w:type="dxa"/>
            </w:tcMar>
            <w:vAlign w:val="center"/>
          </w:tcPr>
          <w:p w14:paraId="6F7E50D9" w14:textId="77777777" w:rsidR="004F7AE9" w:rsidRDefault="00EB3C86">
            <w:pPr>
              <w:rPr>
                <w:rFonts w:hint="eastAsia"/>
              </w:rPr>
            </w:pPr>
            <w:r>
              <w:rPr>
                <w:b/>
                <w:color w:val="FAF9F6"/>
                <w:sz w:val="15"/>
              </w:rPr>
              <w:t>OWNER</w:t>
            </w:r>
          </w:p>
        </w:tc>
        <w:tc>
          <w:tcPr>
            <w:tcW w:w="3278" w:type="dxa"/>
            <w:shd w:val="clear" w:color="auto" w:fill="1D1D1B"/>
            <w:tcMar>
              <w:top w:w="120" w:type="dxa"/>
              <w:left w:w="130" w:type="dxa"/>
              <w:bottom w:w="120" w:type="dxa"/>
              <w:right w:w="130" w:type="dxa"/>
            </w:tcMar>
            <w:vAlign w:val="center"/>
          </w:tcPr>
          <w:p w14:paraId="5BF07F27" w14:textId="77777777" w:rsidR="004F7AE9" w:rsidRDefault="00EB3C86">
            <w:pPr>
              <w:rPr>
                <w:rFonts w:hint="eastAsia"/>
              </w:rPr>
            </w:pPr>
            <w:r>
              <w:rPr>
                <w:b/>
                <w:color w:val="FAF9F6"/>
                <w:sz w:val="15"/>
              </w:rPr>
              <w:t>APPROVAL REQUIRED</w:t>
            </w:r>
          </w:p>
        </w:tc>
      </w:tr>
      <w:tr w:rsidR="004F7AE9" w14:paraId="2FA31107" w14:textId="77777777">
        <w:trPr>
          <w:jc w:val="center"/>
        </w:trPr>
        <w:tc>
          <w:tcPr>
            <w:tcW w:w="32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A2A4DBD" w14:textId="77777777" w:rsidR="004F7AE9" w:rsidRDefault="00EB3C86">
            <w:pPr>
              <w:spacing w:after="0"/>
              <w:rPr>
                <w:rFonts w:hint="eastAsia"/>
              </w:rPr>
            </w:pPr>
            <w:r>
              <w:rPr>
                <w:sz w:val="16"/>
              </w:rPr>
              <w:t>Routine use of approved assets</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3F51B76" w14:textId="77777777" w:rsidR="004F7AE9" w:rsidRDefault="00EB3C86">
            <w:pPr>
              <w:spacing w:after="0"/>
              <w:rPr>
                <w:rFonts w:hint="eastAsia"/>
              </w:rPr>
            </w:pPr>
            <w:r>
              <w:rPr>
                <w:sz w:val="16"/>
              </w:rPr>
              <w:t>Author / designer</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D2B4280" w14:textId="77777777" w:rsidR="004F7AE9" w:rsidRDefault="00EB3C86">
            <w:pPr>
              <w:spacing w:after="0"/>
              <w:rPr>
                <w:rFonts w:hint="eastAsia"/>
              </w:rPr>
            </w:pPr>
            <w:r>
              <w:rPr>
                <w:sz w:val="16"/>
              </w:rPr>
              <w:t>No, if fully compliant</w:t>
            </w:r>
          </w:p>
        </w:tc>
      </w:tr>
      <w:tr w:rsidR="004F7AE9" w14:paraId="4F2B6D53" w14:textId="77777777">
        <w:trPr>
          <w:jc w:val="center"/>
        </w:trPr>
        <w:tc>
          <w:tcPr>
            <w:tcW w:w="32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DD0FC02" w14:textId="77777777" w:rsidR="004F7AE9" w:rsidRDefault="00EB3C86">
            <w:pPr>
              <w:spacing w:after="0"/>
              <w:rPr>
                <w:rFonts w:hint="eastAsia"/>
              </w:rPr>
            </w:pPr>
            <w:r>
              <w:rPr>
                <w:sz w:val="16"/>
              </w:rPr>
              <w:t>New template within this system</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560909F" w14:textId="77777777" w:rsidR="004F7AE9" w:rsidRDefault="00EB3C86">
            <w:pPr>
              <w:spacing w:after="0"/>
              <w:rPr>
                <w:rFonts w:hint="eastAsia"/>
              </w:rPr>
            </w:pPr>
            <w:r>
              <w:rPr>
                <w:sz w:val="16"/>
              </w:rPr>
              <w:t>Brand Steward</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49910EF" w14:textId="77777777" w:rsidR="004F7AE9" w:rsidRDefault="00EB3C86">
            <w:pPr>
              <w:spacing w:after="0"/>
              <w:rPr>
                <w:rFonts w:hint="eastAsia"/>
              </w:rPr>
            </w:pPr>
            <w:r>
              <w:rPr>
                <w:sz w:val="16"/>
              </w:rPr>
              <w:t>Brand approver</w:t>
            </w:r>
          </w:p>
        </w:tc>
      </w:tr>
      <w:tr w:rsidR="004F7AE9" w14:paraId="3F9819CE" w14:textId="77777777">
        <w:trPr>
          <w:jc w:val="center"/>
        </w:trPr>
        <w:tc>
          <w:tcPr>
            <w:tcW w:w="32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00DF473" w14:textId="77777777" w:rsidR="004F7AE9" w:rsidRDefault="00EB3C86">
            <w:pPr>
              <w:spacing w:after="0"/>
              <w:rPr>
                <w:rFonts w:hint="eastAsia"/>
              </w:rPr>
            </w:pPr>
            <w:r>
              <w:rPr>
                <w:sz w:val="16"/>
              </w:rPr>
              <w:t>New colour, typeface or logo variant</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267BDD0" w14:textId="77777777" w:rsidR="004F7AE9" w:rsidRDefault="00EB3C86">
            <w:pPr>
              <w:spacing w:after="0"/>
              <w:rPr>
                <w:rFonts w:hint="eastAsia"/>
              </w:rPr>
            </w:pPr>
            <w:r>
              <w:rPr>
                <w:sz w:val="16"/>
              </w:rPr>
              <w:t>Brand Steward</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0E9ACD5" w14:textId="77777777" w:rsidR="004F7AE9" w:rsidRDefault="00EB3C86">
            <w:pPr>
              <w:spacing w:after="0"/>
              <w:rPr>
                <w:rFonts w:hint="eastAsia"/>
              </w:rPr>
            </w:pPr>
            <w:r>
              <w:rPr>
                <w:sz w:val="16"/>
              </w:rPr>
              <w:t>Director / brand approver</w:t>
            </w:r>
          </w:p>
        </w:tc>
      </w:tr>
      <w:tr w:rsidR="004F7AE9" w14:paraId="32649153" w14:textId="77777777">
        <w:trPr>
          <w:jc w:val="center"/>
        </w:trPr>
        <w:tc>
          <w:tcPr>
            <w:tcW w:w="32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922D70A" w14:textId="77777777" w:rsidR="004F7AE9" w:rsidRDefault="00EB3C86">
            <w:pPr>
              <w:spacing w:after="0"/>
              <w:rPr>
                <w:rFonts w:hint="eastAsia"/>
              </w:rPr>
            </w:pPr>
            <w:r>
              <w:rPr>
                <w:sz w:val="16"/>
              </w:rPr>
              <w:t>Packaging or provenance claim</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8A0875A" w14:textId="77777777" w:rsidR="004F7AE9" w:rsidRDefault="00EB3C86">
            <w:pPr>
              <w:spacing w:after="0"/>
              <w:rPr>
                <w:rFonts w:hint="eastAsia"/>
              </w:rPr>
            </w:pPr>
            <w:r>
              <w:rPr>
                <w:sz w:val="16"/>
              </w:rPr>
              <w:t>Product owner</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175770A" w14:textId="77777777" w:rsidR="004F7AE9" w:rsidRDefault="00EB3C86">
            <w:pPr>
              <w:spacing w:after="0"/>
              <w:rPr>
                <w:rFonts w:hint="eastAsia"/>
              </w:rPr>
            </w:pPr>
            <w:r>
              <w:rPr>
                <w:sz w:val="16"/>
              </w:rPr>
              <w:t>Legal or compliance owner plus brand approver</w:t>
            </w:r>
          </w:p>
        </w:tc>
      </w:tr>
      <w:tr w:rsidR="004F7AE9" w14:paraId="496ADEFC" w14:textId="77777777">
        <w:trPr>
          <w:jc w:val="center"/>
        </w:trPr>
        <w:tc>
          <w:tcPr>
            <w:tcW w:w="32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727FD0F" w14:textId="77777777" w:rsidR="004F7AE9" w:rsidRDefault="00EB3C86">
            <w:pPr>
              <w:spacing w:after="0"/>
              <w:rPr>
                <w:rFonts w:hint="eastAsia"/>
              </w:rPr>
            </w:pPr>
            <w:r>
              <w:rPr>
                <w:sz w:val="16"/>
              </w:rPr>
              <w:t>Exception to mandatory rule</w:t>
            </w:r>
          </w:p>
        </w:tc>
        <w:tc>
          <w:tcPr>
            <w:tcW w:w="244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4241579" w14:textId="77777777" w:rsidR="004F7AE9" w:rsidRDefault="00EB3C86">
            <w:pPr>
              <w:spacing w:after="0"/>
              <w:rPr>
                <w:rFonts w:hint="eastAsia"/>
              </w:rPr>
            </w:pPr>
            <w:r>
              <w:rPr>
                <w:sz w:val="16"/>
              </w:rPr>
              <w:t>Requesting owner</w:t>
            </w:r>
          </w:p>
        </w:tc>
        <w:tc>
          <w:tcPr>
            <w:tcW w:w="367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7588172" w14:textId="77777777" w:rsidR="004F7AE9" w:rsidRDefault="00EB3C86">
            <w:pPr>
              <w:spacing w:after="0"/>
              <w:rPr>
                <w:rFonts w:hint="eastAsia"/>
              </w:rPr>
            </w:pPr>
            <w:r>
              <w:rPr>
                <w:sz w:val="16"/>
              </w:rPr>
              <w:t>Brand approver; record rationale and expiry</w:t>
            </w:r>
          </w:p>
        </w:tc>
      </w:tr>
      <w:tr w:rsidR="004F7AE9" w14:paraId="42658903" w14:textId="77777777">
        <w:trPr>
          <w:jc w:val="center"/>
        </w:trPr>
        <w:tc>
          <w:tcPr>
            <w:tcW w:w="324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3F94AF5" w14:textId="77777777" w:rsidR="004F7AE9" w:rsidRDefault="00EB3C86">
            <w:pPr>
              <w:spacing w:after="0"/>
              <w:rPr>
                <w:rFonts w:hint="eastAsia"/>
              </w:rPr>
            </w:pPr>
            <w:r>
              <w:rPr>
                <w:sz w:val="16"/>
              </w:rPr>
              <w:t>Change to this guide</w:t>
            </w:r>
          </w:p>
        </w:tc>
        <w:tc>
          <w:tcPr>
            <w:tcW w:w="244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DBD5194" w14:textId="77777777" w:rsidR="004F7AE9" w:rsidRDefault="00EB3C86">
            <w:pPr>
              <w:spacing w:after="0"/>
              <w:rPr>
                <w:rFonts w:hint="eastAsia"/>
              </w:rPr>
            </w:pPr>
            <w:r>
              <w:rPr>
                <w:sz w:val="16"/>
              </w:rPr>
              <w:t>Brand Steward</w:t>
            </w:r>
          </w:p>
        </w:tc>
        <w:tc>
          <w:tcPr>
            <w:tcW w:w="367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2EF538F" w14:textId="77777777" w:rsidR="004F7AE9" w:rsidRDefault="00EB3C86">
            <w:pPr>
              <w:spacing w:after="0"/>
              <w:rPr>
                <w:rFonts w:hint="eastAsia"/>
              </w:rPr>
            </w:pPr>
            <w:r>
              <w:rPr>
                <w:sz w:val="16"/>
              </w:rPr>
              <w:t>Named document approver</w:t>
            </w:r>
          </w:p>
        </w:tc>
      </w:tr>
    </w:tbl>
    <w:p w14:paraId="4C461FCA" w14:textId="77777777" w:rsidR="004F7AE9" w:rsidRDefault="00EB3C86">
      <w:pPr>
        <w:pStyle w:val="Heading2"/>
      </w:pPr>
      <w:r>
        <w:t>Rollout priorities</w:t>
      </w:r>
    </w:p>
    <w:tbl>
      <w:tblPr>
        <w:tblW w:w="0" w:type="auto"/>
        <w:jc w:val="center"/>
        <w:tblLayout w:type="fixed"/>
        <w:tblLook w:val="04A0" w:firstRow="1" w:lastRow="0" w:firstColumn="1" w:lastColumn="0" w:noHBand="0" w:noVBand="1"/>
      </w:tblPr>
      <w:tblGrid>
        <w:gridCol w:w="4917"/>
        <w:gridCol w:w="7776"/>
      </w:tblGrid>
      <w:tr w:rsidR="004F7AE9" w14:paraId="62DD7AC2" w14:textId="77777777">
        <w:trPr>
          <w:tblHeader/>
          <w:jc w:val="center"/>
        </w:trPr>
        <w:tc>
          <w:tcPr>
            <w:tcW w:w="4917" w:type="dxa"/>
            <w:shd w:val="clear" w:color="auto" w:fill="1D1D1B"/>
            <w:tcMar>
              <w:top w:w="120" w:type="dxa"/>
              <w:left w:w="130" w:type="dxa"/>
              <w:bottom w:w="120" w:type="dxa"/>
              <w:right w:w="130" w:type="dxa"/>
            </w:tcMar>
            <w:vAlign w:val="center"/>
          </w:tcPr>
          <w:p w14:paraId="393E7135" w14:textId="77777777" w:rsidR="004F7AE9" w:rsidRDefault="00EB3C86">
            <w:pPr>
              <w:rPr>
                <w:rFonts w:hint="eastAsia"/>
              </w:rPr>
            </w:pPr>
            <w:r>
              <w:rPr>
                <w:b/>
                <w:color w:val="FAF9F6"/>
                <w:sz w:val="15"/>
              </w:rPr>
              <w:t>PHASE</w:t>
            </w:r>
          </w:p>
        </w:tc>
        <w:tc>
          <w:tcPr>
            <w:tcW w:w="4917" w:type="dxa"/>
            <w:shd w:val="clear" w:color="auto" w:fill="1D1D1B"/>
            <w:tcMar>
              <w:top w:w="120" w:type="dxa"/>
              <w:left w:w="130" w:type="dxa"/>
              <w:bottom w:w="120" w:type="dxa"/>
              <w:right w:w="130" w:type="dxa"/>
            </w:tcMar>
            <w:vAlign w:val="center"/>
          </w:tcPr>
          <w:p w14:paraId="2B89DC84" w14:textId="77777777" w:rsidR="004F7AE9" w:rsidRDefault="00EB3C86">
            <w:pPr>
              <w:rPr>
                <w:rFonts w:hint="eastAsia"/>
              </w:rPr>
            </w:pPr>
            <w:r>
              <w:rPr>
                <w:b/>
                <w:color w:val="FAF9F6"/>
                <w:sz w:val="15"/>
              </w:rPr>
              <w:t>ACTIONS</w:t>
            </w:r>
          </w:p>
        </w:tc>
      </w:tr>
      <w:tr w:rsidR="004F7AE9" w14:paraId="77E1050F"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5BB5744" w14:textId="77777777" w:rsidR="004F7AE9" w:rsidRDefault="00EB3C86">
            <w:pPr>
              <w:spacing w:after="0"/>
              <w:rPr>
                <w:rFonts w:hint="eastAsia"/>
              </w:rPr>
            </w:pPr>
            <w:r>
              <w:rPr>
                <w:sz w:val="16"/>
              </w:rPr>
              <w:t>Now</w:t>
            </w:r>
          </w:p>
        </w:tc>
        <w:tc>
          <w:tcPr>
            <w:tcW w:w="777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F0FB008" w14:textId="77777777" w:rsidR="004F7AE9" w:rsidRDefault="00EB3C86">
            <w:pPr>
              <w:spacing w:after="0"/>
              <w:rPr>
                <w:rFonts w:hint="eastAsia"/>
              </w:rPr>
            </w:pPr>
            <w:r>
              <w:rPr>
                <w:sz w:val="16"/>
              </w:rPr>
              <w:t>Confirm strategy statements; nominate owner and approver; centralise source files; lock master templates.</w:t>
            </w:r>
          </w:p>
        </w:tc>
      </w:tr>
      <w:tr w:rsidR="004F7AE9" w14:paraId="268E09B6"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E8C0EB5" w14:textId="77777777" w:rsidR="004F7AE9" w:rsidRDefault="00EB3C86">
            <w:pPr>
              <w:spacing w:after="0"/>
              <w:rPr>
                <w:rFonts w:hint="eastAsia"/>
              </w:rPr>
            </w:pPr>
            <w:r>
              <w:rPr>
                <w:sz w:val="16"/>
              </w:rPr>
              <w:t>Next</w:t>
            </w:r>
          </w:p>
        </w:tc>
        <w:tc>
          <w:tcPr>
            <w:tcW w:w="777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E1CEBC7" w14:textId="77777777" w:rsidR="004F7AE9" w:rsidRDefault="00EB3C86">
            <w:pPr>
              <w:spacing w:after="0"/>
              <w:rPr>
                <w:rFonts w:hint="eastAsia"/>
              </w:rPr>
            </w:pPr>
            <w:r>
              <w:rPr>
                <w:sz w:val="16"/>
              </w:rPr>
              <w:t>Create vector masters and export matrix; approve supporting fonts; validate contrast; complete template suite.</w:t>
            </w:r>
          </w:p>
        </w:tc>
      </w:tr>
      <w:tr w:rsidR="004F7AE9" w14:paraId="16020F6A"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2174B7B" w14:textId="77777777" w:rsidR="004F7AE9" w:rsidRDefault="00EB3C86">
            <w:pPr>
              <w:spacing w:after="0"/>
              <w:rPr>
                <w:rFonts w:hint="eastAsia"/>
              </w:rPr>
            </w:pPr>
            <w:r>
              <w:rPr>
                <w:sz w:val="16"/>
              </w:rPr>
              <w:t>Then</w:t>
            </w:r>
          </w:p>
        </w:tc>
        <w:tc>
          <w:tcPr>
            <w:tcW w:w="777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2B788A6" w14:textId="77777777" w:rsidR="004F7AE9" w:rsidRDefault="00EB3C86">
            <w:pPr>
              <w:spacing w:after="0"/>
              <w:rPr>
                <w:rFonts w:hint="eastAsia"/>
              </w:rPr>
            </w:pPr>
            <w:r>
              <w:rPr>
                <w:sz w:val="16"/>
              </w:rPr>
              <w:t>Build packaging specifications, digital tokens and supplier proof library; train users.</w:t>
            </w:r>
          </w:p>
        </w:tc>
      </w:tr>
      <w:tr w:rsidR="004F7AE9" w14:paraId="16DD7BA2" w14:textId="77777777">
        <w:trPr>
          <w:jc w:val="center"/>
        </w:trPr>
        <w:tc>
          <w:tcPr>
            <w:tcW w:w="158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8161771" w14:textId="77777777" w:rsidR="004F7AE9" w:rsidRDefault="00EB3C86">
            <w:pPr>
              <w:spacing w:after="0"/>
              <w:rPr>
                <w:rFonts w:hint="eastAsia"/>
              </w:rPr>
            </w:pPr>
            <w:r>
              <w:rPr>
                <w:sz w:val="16"/>
              </w:rPr>
              <w:t>Ongoing</w:t>
            </w:r>
          </w:p>
        </w:tc>
        <w:tc>
          <w:tcPr>
            <w:tcW w:w="7776"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28E4443" w14:textId="77777777" w:rsidR="004F7AE9" w:rsidRDefault="00EB3C86">
            <w:pPr>
              <w:spacing w:after="0"/>
              <w:rPr>
                <w:rFonts w:hint="eastAsia"/>
              </w:rPr>
            </w:pPr>
            <w:r>
              <w:rPr>
                <w:sz w:val="16"/>
              </w:rPr>
              <w:t>Quarterly audit at launch; maintain revision log; review claims, licences and asset usage.</w:t>
            </w:r>
          </w:p>
        </w:tc>
      </w:tr>
    </w:tbl>
    <w:p w14:paraId="49DCBFA8" w14:textId="77777777" w:rsidR="004F7AE9" w:rsidRDefault="00EB3C86">
      <w:pPr>
        <w:pStyle w:val="Heading2"/>
      </w:pPr>
      <w:r>
        <w:t>Exception record</w:t>
      </w:r>
    </w:p>
    <w:tbl>
      <w:tblPr>
        <w:tblW w:w="0" w:type="auto"/>
        <w:jc w:val="center"/>
        <w:tblLayout w:type="fixed"/>
        <w:tblLook w:val="04A0" w:firstRow="1" w:lastRow="0" w:firstColumn="1" w:lastColumn="0" w:noHBand="0" w:noVBand="1"/>
      </w:tblPr>
      <w:tblGrid>
        <w:gridCol w:w="1639"/>
        <w:gridCol w:w="1639"/>
        <w:gridCol w:w="1656"/>
        <w:gridCol w:w="1728"/>
        <w:gridCol w:w="2232"/>
        <w:gridCol w:w="1639"/>
      </w:tblGrid>
      <w:tr w:rsidR="004F7AE9" w14:paraId="02FCC0D5" w14:textId="77777777">
        <w:trPr>
          <w:tblHeader/>
          <w:jc w:val="center"/>
        </w:trPr>
        <w:tc>
          <w:tcPr>
            <w:tcW w:w="1639" w:type="dxa"/>
            <w:shd w:val="clear" w:color="auto" w:fill="1D1D1B"/>
            <w:tcMar>
              <w:top w:w="120" w:type="dxa"/>
              <w:left w:w="130" w:type="dxa"/>
              <w:bottom w:w="120" w:type="dxa"/>
              <w:right w:w="130" w:type="dxa"/>
            </w:tcMar>
            <w:vAlign w:val="center"/>
          </w:tcPr>
          <w:p w14:paraId="34B166A6" w14:textId="77777777" w:rsidR="004F7AE9" w:rsidRDefault="00EB3C86">
            <w:pPr>
              <w:rPr>
                <w:rFonts w:hint="eastAsia"/>
              </w:rPr>
            </w:pPr>
            <w:r>
              <w:rPr>
                <w:b/>
                <w:color w:val="FAF9F6"/>
                <w:sz w:val="15"/>
              </w:rPr>
              <w:t>DATE</w:t>
            </w:r>
          </w:p>
        </w:tc>
        <w:tc>
          <w:tcPr>
            <w:tcW w:w="1639" w:type="dxa"/>
            <w:shd w:val="clear" w:color="auto" w:fill="1D1D1B"/>
            <w:tcMar>
              <w:top w:w="120" w:type="dxa"/>
              <w:left w:w="130" w:type="dxa"/>
              <w:bottom w:w="120" w:type="dxa"/>
              <w:right w:w="130" w:type="dxa"/>
            </w:tcMar>
            <w:vAlign w:val="center"/>
          </w:tcPr>
          <w:p w14:paraId="14BBC73F" w14:textId="77777777" w:rsidR="004F7AE9" w:rsidRDefault="00EB3C86">
            <w:pPr>
              <w:rPr>
                <w:rFonts w:hint="eastAsia"/>
              </w:rPr>
            </w:pPr>
            <w:r>
              <w:rPr>
                <w:b/>
                <w:color w:val="FAF9F6"/>
                <w:sz w:val="15"/>
              </w:rPr>
              <w:t>REQUESTOR</w:t>
            </w:r>
          </w:p>
        </w:tc>
        <w:tc>
          <w:tcPr>
            <w:tcW w:w="1639" w:type="dxa"/>
            <w:shd w:val="clear" w:color="auto" w:fill="1D1D1B"/>
            <w:tcMar>
              <w:top w:w="120" w:type="dxa"/>
              <w:left w:w="130" w:type="dxa"/>
              <w:bottom w:w="120" w:type="dxa"/>
              <w:right w:w="130" w:type="dxa"/>
            </w:tcMar>
            <w:vAlign w:val="center"/>
          </w:tcPr>
          <w:p w14:paraId="02D786AB" w14:textId="77777777" w:rsidR="004F7AE9" w:rsidRDefault="00EB3C86">
            <w:pPr>
              <w:rPr>
                <w:rFonts w:hint="eastAsia"/>
              </w:rPr>
            </w:pPr>
            <w:r>
              <w:rPr>
                <w:b/>
                <w:color w:val="FAF9F6"/>
                <w:sz w:val="15"/>
              </w:rPr>
              <w:t>RULE / ASSET</w:t>
            </w:r>
          </w:p>
        </w:tc>
        <w:tc>
          <w:tcPr>
            <w:tcW w:w="1639" w:type="dxa"/>
            <w:shd w:val="clear" w:color="auto" w:fill="1D1D1B"/>
            <w:tcMar>
              <w:top w:w="120" w:type="dxa"/>
              <w:left w:w="130" w:type="dxa"/>
              <w:bottom w:w="120" w:type="dxa"/>
              <w:right w:w="130" w:type="dxa"/>
            </w:tcMar>
            <w:vAlign w:val="center"/>
          </w:tcPr>
          <w:p w14:paraId="21560C3D" w14:textId="77777777" w:rsidR="004F7AE9" w:rsidRDefault="00EB3C86">
            <w:pPr>
              <w:rPr>
                <w:rFonts w:hint="eastAsia"/>
              </w:rPr>
            </w:pPr>
            <w:r>
              <w:rPr>
                <w:b/>
                <w:color w:val="FAF9F6"/>
                <w:sz w:val="15"/>
              </w:rPr>
              <w:t>REASON</w:t>
            </w:r>
          </w:p>
        </w:tc>
        <w:tc>
          <w:tcPr>
            <w:tcW w:w="1639" w:type="dxa"/>
            <w:shd w:val="clear" w:color="auto" w:fill="1D1D1B"/>
            <w:tcMar>
              <w:top w:w="120" w:type="dxa"/>
              <w:left w:w="130" w:type="dxa"/>
              <w:bottom w:w="120" w:type="dxa"/>
              <w:right w:w="130" w:type="dxa"/>
            </w:tcMar>
            <w:vAlign w:val="center"/>
          </w:tcPr>
          <w:p w14:paraId="7D2049E3" w14:textId="77777777" w:rsidR="004F7AE9" w:rsidRDefault="00EB3C86">
            <w:pPr>
              <w:rPr>
                <w:rFonts w:hint="eastAsia"/>
              </w:rPr>
            </w:pPr>
            <w:r>
              <w:rPr>
                <w:b/>
                <w:color w:val="FAF9F6"/>
                <w:sz w:val="15"/>
              </w:rPr>
              <w:t>RISK / CONTROLS</w:t>
            </w:r>
          </w:p>
        </w:tc>
        <w:tc>
          <w:tcPr>
            <w:tcW w:w="1639" w:type="dxa"/>
            <w:shd w:val="clear" w:color="auto" w:fill="1D1D1B"/>
            <w:tcMar>
              <w:top w:w="120" w:type="dxa"/>
              <w:left w:w="130" w:type="dxa"/>
              <w:bottom w:w="120" w:type="dxa"/>
              <w:right w:w="130" w:type="dxa"/>
            </w:tcMar>
            <w:vAlign w:val="center"/>
          </w:tcPr>
          <w:p w14:paraId="5ABF967B" w14:textId="77777777" w:rsidR="004F7AE9" w:rsidRDefault="00EB3C86">
            <w:pPr>
              <w:rPr>
                <w:rFonts w:hint="eastAsia"/>
              </w:rPr>
            </w:pPr>
            <w:r>
              <w:rPr>
                <w:b/>
                <w:color w:val="FAF9F6"/>
                <w:sz w:val="15"/>
              </w:rPr>
              <w:t>APPROVER / EXPIRY</w:t>
            </w:r>
          </w:p>
        </w:tc>
      </w:tr>
      <w:tr w:rsidR="004F7AE9" w14:paraId="7D2DA077" w14:textId="77777777">
        <w:trPr>
          <w:jc w:val="center"/>
        </w:trPr>
        <w:tc>
          <w:tcPr>
            <w:tcW w:w="108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57E5E2E" w14:textId="77777777" w:rsidR="004F7AE9" w:rsidRDefault="004F7AE9">
            <w:pPr>
              <w:spacing w:after="0"/>
              <w:rPr>
                <w:rFonts w:hint="eastAsia"/>
              </w:rPr>
            </w:pPr>
          </w:p>
        </w:tc>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BEFEA65" w14:textId="77777777" w:rsidR="004F7AE9" w:rsidRDefault="004F7AE9">
            <w:pPr>
              <w:spacing w:after="0"/>
              <w:rPr>
                <w:rFonts w:hint="eastAsia"/>
              </w:rPr>
            </w:pPr>
          </w:p>
        </w:tc>
        <w:tc>
          <w:tcPr>
            <w:tcW w:w="1656"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E0013CF" w14:textId="77777777" w:rsidR="004F7AE9" w:rsidRDefault="004F7AE9">
            <w:pPr>
              <w:spacing w:after="0"/>
              <w:rPr>
                <w:rFonts w:hint="eastAsia"/>
              </w:rPr>
            </w:pPr>
          </w:p>
        </w:tc>
        <w:tc>
          <w:tcPr>
            <w:tcW w:w="172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404D459" w14:textId="77777777" w:rsidR="004F7AE9" w:rsidRDefault="004F7AE9">
            <w:pPr>
              <w:spacing w:after="0"/>
              <w:rPr>
                <w:rFonts w:hint="eastAsia"/>
              </w:rPr>
            </w:pPr>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853469A" w14:textId="77777777" w:rsidR="004F7AE9" w:rsidRDefault="004F7AE9">
            <w:pPr>
              <w:spacing w:after="0"/>
              <w:rPr>
                <w:rFonts w:hint="eastAsia"/>
              </w:rPr>
            </w:pPr>
          </w:p>
        </w:tc>
        <w:tc>
          <w:tcPr>
            <w:tcW w:w="144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DC86DEB" w14:textId="77777777" w:rsidR="004F7AE9" w:rsidRDefault="004F7AE9">
            <w:pPr>
              <w:spacing w:after="0"/>
              <w:rPr>
                <w:rFonts w:hint="eastAsia"/>
              </w:rPr>
            </w:pPr>
          </w:p>
        </w:tc>
      </w:tr>
    </w:tbl>
    <w:p w14:paraId="5A71FC1A" w14:textId="77777777" w:rsidR="004F7AE9" w:rsidRDefault="00EB3C86">
      <w:pPr>
        <w:pStyle w:val="Eyebrow"/>
        <w:rPr>
          <w:rFonts w:hint="eastAsia"/>
        </w:rPr>
      </w:pPr>
      <w:r>
        <w:t>CLARIQ BRAND SYSTEM</w:t>
      </w:r>
    </w:p>
    <w:p w14:paraId="61E1497C" w14:textId="77777777" w:rsidR="004F7AE9" w:rsidRDefault="00EB3C86">
      <w:pPr>
        <w:pStyle w:val="Heading1"/>
      </w:pPr>
      <w:r>
        <w:lastRenderedPageBreak/>
        <w:t>Appendix A  Quick reference</w:t>
      </w:r>
    </w:p>
    <w:p w14:paraId="1ACD044C" w14:textId="77777777" w:rsidR="004F7AE9" w:rsidRDefault="00EB3C86">
      <w:pPr>
        <w:pStyle w:val="Lead"/>
        <w:rPr>
          <w:rFonts w:hint="eastAsia"/>
        </w:rPr>
      </w:pPr>
      <w:r>
        <w:t>The non-negotiables in one place.</w:t>
      </w:r>
    </w:p>
    <w:p w14:paraId="462AA0D0" w14:textId="77777777" w:rsidR="004F7AE9" w:rsidRDefault="00EB3C86">
      <w:pPr>
        <w:pStyle w:val="ListBullet"/>
        <w:rPr>
          <w:rFonts w:hint="eastAsia"/>
        </w:rPr>
      </w:pPr>
      <w:r>
        <w:t>Use only supplied or approved master logo artwork.</w:t>
      </w:r>
    </w:p>
    <w:p w14:paraId="6C683728" w14:textId="77777777" w:rsidR="004F7AE9" w:rsidRDefault="00EB3C86">
      <w:pPr>
        <w:pStyle w:val="ListBullet"/>
        <w:rPr>
          <w:rFonts w:hint="eastAsia"/>
        </w:rPr>
      </w:pPr>
      <w:r>
        <w:t>Default to Off Black or Charcoal on Stone White / white; reverse on dark fields.</w:t>
      </w:r>
    </w:p>
    <w:p w14:paraId="7518F370" w14:textId="77777777" w:rsidR="004F7AE9" w:rsidRDefault="00EB3C86">
      <w:pPr>
        <w:pStyle w:val="ListBullet"/>
        <w:rPr>
          <w:rFonts w:hint="eastAsia"/>
        </w:rPr>
      </w:pPr>
      <w:r>
        <w:t>Gold is an accent and premium signal, not a body-text default.</w:t>
      </w:r>
    </w:p>
    <w:p w14:paraId="593FFDE8" w14:textId="77777777" w:rsidR="004F7AE9" w:rsidRDefault="00EB3C86">
      <w:pPr>
        <w:pStyle w:val="ListBullet"/>
        <w:rPr>
          <w:rFonts w:hint="eastAsia"/>
        </w:rPr>
      </w:pPr>
      <w:r>
        <w:t>Keep at least 2x symbol-gap clear space around the standard logo.</w:t>
      </w:r>
    </w:p>
    <w:p w14:paraId="06FC8E9E" w14:textId="77777777" w:rsidR="004F7AE9" w:rsidRDefault="00EB3C86">
      <w:pPr>
        <w:pStyle w:val="ListBullet"/>
        <w:rPr>
          <w:rFonts w:hint="eastAsia"/>
        </w:rPr>
      </w:pPr>
      <w:r>
        <w:t>Use supporting fonts for communications, never to rebuild the wordmark.</w:t>
      </w:r>
    </w:p>
    <w:p w14:paraId="21F7F501" w14:textId="77777777" w:rsidR="004F7AE9" w:rsidRDefault="00EB3C86">
      <w:pPr>
        <w:pStyle w:val="ListBullet"/>
        <w:rPr>
          <w:rFonts w:hint="eastAsia"/>
        </w:rPr>
      </w:pPr>
      <w:r>
        <w:t>Write in plain New Zealand English and substantiate every claim.</w:t>
      </w:r>
    </w:p>
    <w:p w14:paraId="407EE448" w14:textId="77777777" w:rsidR="004F7AE9" w:rsidRDefault="00EB3C86">
      <w:pPr>
        <w:pStyle w:val="ListBullet"/>
        <w:rPr>
          <w:rFonts w:hint="eastAsia"/>
        </w:rPr>
      </w:pPr>
      <w:r>
        <w:t>Use the NZ Made device only on verified eligible applications.</w:t>
      </w:r>
    </w:p>
    <w:p w14:paraId="5F086B7B" w14:textId="77777777" w:rsidR="004F7AE9" w:rsidRDefault="00EB3C86">
      <w:pPr>
        <w:pStyle w:val="ListBullet"/>
        <w:rPr>
          <w:rFonts w:hint="eastAsia"/>
        </w:rPr>
      </w:pPr>
      <w:r>
        <w:t>Check contrast, alt text, reading order and links before release.</w:t>
      </w:r>
    </w:p>
    <w:p w14:paraId="611038E7" w14:textId="77777777" w:rsidR="004F7AE9" w:rsidRDefault="00EB3C86">
      <w:pPr>
        <w:pStyle w:val="ListBullet"/>
        <w:rPr>
          <w:rFonts w:hint="eastAsia"/>
        </w:rPr>
      </w:pPr>
      <w:r>
        <w:t>Record owner, version and approval on controlled documents.</w:t>
      </w:r>
    </w:p>
    <w:p w14:paraId="4663F359" w14:textId="77777777" w:rsidR="004F7AE9" w:rsidRDefault="00EB3C86">
      <w:pPr>
        <w:pStyle w:val="ListBullet"/>
        <w:rPr>
          <w:rFonts w:hint="eastAsia"/>
        </w:rPr>
      </w:pPr>
      <w:r>
        <w:t>When in doubt, pause production and ask the Brand Steward.</w:t>
      </w:r>
    </w:p>
    <w:p w14:paraId="037B79B9" w14:textId="77777777" w:rsidR="004F7AE9" w:rsidRDefault="00EB3C86">
      <w:pPr>
        <w:pStyle w:val="Heading2"/>
      </w:pPr>
      <w:r>
        <w:t>Approval checklist</w:t>
      </w:r>
    </w:p>
    <w:tbl>
      <w:tblPr>
        <w:tblW w:w="0" w:type="auto"/>
        <w:jc w:val="center"/>
        <w:tblLayout w:type="fixed"/>
        <w:tblLook w:val="04A0" w:firstRow="1" w:lastRow="0" w:firstColumn="1" w:lastColumn="0" w:noHBand="0" w:noVBand="1"/>
      </w:tblPr>
      <w:tblGrid>
        <w:gridCol w:w="4917"/>
        <w:gridCol w:w="8568"/>
      </w:tblGrid>
      <w:tr w:rsidR="004F7AE9" w14:paraId="1617965B" w14:textId="77777777">
        <w:trPr>
          <w:tblHeader/>
          <w:jc w:val="center"/>
        </w:trPr>
        <w:tc>
          <w:tcPr>
            <w:tcW w:w="4917" w:type="dxa"/>
            <w:shd w:val="clear" w:color="auto" w:fill="1D1D1B"/>
            <w:tcMar>
              <w:top w:w="120" w:type="dxa"/>
              <w:left w:w="130" w:type="dxa"/>
              <w:bottom w:w="120" w:type="dxa"/>
              <w:right w:w="130" w:type="dxa"/>
            </w:tcMar>
            <w:vAlign w:val="center"/>
          </w:tcPr>
          <w:p w14:paraId="32F96043" w14:textId="77777777" w:rsidR="004F7AE9" w:rsidRDefault="00EB3C86">
            <w:pPr>
              <w:rPr>
                <w:rFonts w:hint="eastAsia"/>
              </w:rPr>
            </w:pPr>
            <w:r>
              <w:rPr>
                <w:b/>
                <w:color w:val="FAF9F6"/>
                <w:sz w:val="15"/>
              </w:rPr>
              <w:t>✓</w:t>
            </w:r>
          </w:p>
        </w:tc>
        <w:tc>
          <w:tcPr>
            <w:tcW w:w="4917" w:type="dxa"/>
            <w:shd w:val="clear" w:color="auto" w:fill="1D1D1B"/>
            <w:tcMar>
              <w:top w:w="120" w:type="dxa"/>
              <w:left w:w="130" w:type="dxa"/>
              <w:bottom w:w="120" w:type="dxa"/>
              <w:right w:w="130" w:type="dxa"/>
            </w:tcMar>
            <w:vAlign w:val="center"/>
          </w:tcPr>
          <w:p w14:paraId="23EEAAB5" w14:textId="77777777" w:rsidR="004F7AE9" w:rsidRDefault="00EB3C86">
            <w:pPr>
              <w:rPr>
                <w:rFonts w:hint="eastAsia"/>
              </w:rPr>
            </w:pPr>
            <w:r>
              <w:rPr>
                <w:b/>
                <w:color w:val="FAF9F6"/>
                <w:sz w:val="15"/>
              </w:rPr>
              <w:t>QUESTION</w:t>
            </w:r>
          </w:p>
        </w:tc>
      </w:tr>
      <w:tr w:rsidR="004F7AE9" w14:paraId="2652F0CC"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1EFE82B"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BAA7B90" w14:textId="77777777" w:rsidR="004F7AE9" w:rsidRDefault="00EB3C86">
            <w:pPr>
              <w:spacing w:after="0"/>
              <w:rPr>
                <w:rFonts w:hint="eastAsia"/>
              </w:rPr>
            </w:pPr>
            <w:r>
              <w:rPr>
                <w:sz w:val="16"/>
              </w:rPr>
              <w:t>Is the correct master artwork being used?</w:t>
            </w:r>
          </w:p>
        </w:tc>
      </w:tr>
      <w:tr w:rsidR="004F7AE9" w14:paraId="3F3ECD53"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6EC7F66"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9E05C39" w14:textId="77777777" w:rsidR="004F7AE9" w:rsidRDefault="00EB3C86">
            <w:pPr>
              <w:spacing w:after="0"/>
              <w:rPr>
                <w:rFonts w:hint="eastAsia"/>
              </w:rPr>
            </w:pPr>
            <w:r>
              <w:rPr>
                <w:sz w:val="16"/>
              </w:rPr>
              <w:t>Is the logo large enough, clear and undistorted?</w:t>
            </w:r>
          </w:p>
        </w:tc>
      </w:tr>
      <w:tr w:rsidR="004F7AE9" w14:paraId="0AE7359E"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757C217"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CBDDD80" w14:textId="77777777" w:rsidR="004F7AE9" w:rsidRDefault="00EB3C86">
            <w:pPr>
              <w:spacing w:after="0"/>
              <w:rPr>
                <w:rFonts w:hint="eastAsia"/>
              </w:rPr>
            </w:pPr>
            <w:r>
              <w:rPr>
                <w:sz w:val="16"/>
              </w:rPr>
              <w:t>Are the CMYK or screen references appropriate for the output?</w:t>
            </w:r>
          </w:p>
        </w:tc>
      </w:tr>
      <w:tr w:rsidR="004F7AE9" w14:paraId="1EA6DF47"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300B820"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DA499A3" w14:textId="77777777" w:rsidR="004F7AE9" w:rsidRDefault="00EB3C86">
            <w:pPr>
              <w:spacing w:after="0"/>
              <w:rPr>
                <w:rFonts w:hint="eastAsia"/>
              </w:rPr>
            </w:pPr>
            <w:r>
              <w:rPr>
                <w:sz w:val="16"/>
              </w:rPr>
              <w:t>Is the copy clear, accurate and claim-safe?</w:t>
            </w:r>
          </w:p>
        </w:tc>
      </w:tr>
      <w:tr w:rsidR="004F7AE9" w14:paraId="60B5F098"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2D07133"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193732B" w14:textId="77777777" w:rsidR="004F7AE9" w:rsidRDefault="00EB3C86">
            <w:pPr>
              <w:spacing w:after="0"/>
              <w:rPr>
                <w:rFonts w:hint="eastAsia"/>
              </w:rPr>
            </w:pPr>
            <w:r>
              <w:rPr>
                <w:sz w:val="16"/>
              </w:rPr>
              <w:t>Does the layout have a clear hierarchy and sufficient space?</w:t>
            </w:r>
          </w:p>
        </w:tc>
      </w:tr>
      <w:tr w:rsidR="004F7AE9" w14:paraId="231D28B1"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EDBDBFF"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393AB3E" w14:textId="77777777" w:rsidR="004F7AE9" w:rsidRDefault="00EB3C86">
            <w:pPr>
              <w:spacing w:after="0"/>
              <w:rPr>
                <w:rFonts w:hint="eastAsia"/>
              </w:rPr>
            </w:pPr>
            <w:r>
              <w:rPr>
                <w:sz w:val="16"/>
              </w:rPr>
              <w:t>Has accessibility been checked in the final context?</w:t>
            </w:r>
          </w:p>
        </w:tc>
      </w:tr>
      <w:tr w:rsidR="004F7AE9" w14:paraId="2DE7AC3C"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0AEC680"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C01D8D1" w14:textId="77777777" w:rsidR="004F7AE9" w:rsidRDefault="00EB3C86">
            <w:pPr>
              <w:spacing w:after="0"/>
              <w:rPr>
                <w:rFonts w:hint="eastAsia"/>
              </w:rPr>
            </w:pPr>
            <w:r>
              <w:rPr>
                <w:sz w:val="16"/>
              </w:rPr>
              <w:t>Have production proofs and mandatory information been reviewed?</w:t>
            </w:r>
          </w:p>
        </w:tc>
      </w:tr>
      <w:tr w:rsidR="004F7AE9" w14:paraId="52DFF557" w14:textId="77777777">
        <w:trPr>
          <w:jc w:val="center"/>
        </w:trPr>
        <w:tc>
          <w:tcPr>
            <w:tcW w:w="79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BC73943" w14:textId="77777777" w:rsidR="004F7AE9" w:rsidRDefault="00EB3C86">
            <w:pPr>
              <w:spacing w:after="0"/>
              <w:rPr>
                <w:rFonts w:hint="eastAsia"/>
              </w:rPr>
            </w:pPr>
            <w:r>
              <w:rPr>
                <w:sz w:val="16"/>
              </w:rPr>
              <w:t>☐</w:t>
            </w:r>
          </w:p>
        </w:tc>
        <w:tc>
          <w:tcPr>
            <w:tcW w:w="856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4EC936A" w14:textId="77777777" w:rsidR="004F7AE9" w:rsidRDefault="00EB3C86">
            <w:pPr>
              <w:spacing w:after="0"/>
              <w:rPr>
                <w:rFonts w:hint="eastAsia"/>
              </w:rPr>
            </w:pPr>
            <w:r>
              <w:rPr>
                <w:sz w:val="16"/>
              </w:rPr>
              <w:t>Is approval and version control recorded?</w:t>
            </w:r>
          </w:p>
        </w:tc>
      </w:tr>
    </w:tbl>
    <w:p w14:paraId="74D3EE68" w14:textId="77777777" w:rsidR="004F7AE9" w:rsidRDefault="00EB3C86">
      <w:pPr>
        <w:pStyle w:val="Eyebrow"/>
        <w:rPr>
          <w:rFonts w:hint="eastAsia"/>
        </w:rPr>
      </w:pPr>
      <w:r>
        <w:t>CLARIQ BRAND SYSTEM</w:t>
      </w:r>
    </w:p>
    <w:p w14:paraId="016E09E4" w14:textId="77777777" w:rsidR="004F7AE9" w:rsidRDefault="00EB3C86">
      <w:pPr>
        <w:pStyle w:val="Heading1"/>
      </w:pPr>
      <w:r>
        <w:lastRenderedPageBreak/>
        <w:t>Appendix B  Current asset register</w:t>
      </w:r>
    </w:p>
    <w:p w14:paraId="757E17E9" w14:textId="77777777" w:rsidR="004F7AE9" w:rsidRDefault="00EB3C86">
      <w:pPr>
        <w:pStyle w:val="Lead"/>
        <w:rPr>
          <w:rFonts w:hint="eastAsia"/>
        </w:rPr>
      </w:pPr>
      <w:r>
        <w:t>Supplied source files used to establish this guide.</w:t>
      </w:r>
    </w:p>
    <w:tbl>
      <w:tblPr>
        <w:tblW w:w="0" w:type="auto"/>
        <w:jc w:val="center"/>
        <w:tblLayout w:type="fixed"/>
        <w:tblLook w:val="04A0" w:firstRow="1" w:lastRow="0" w:firstColumn="1" w:lastColumn="0" w:noHBand="0" w:noVBand="1"/>
      </w:tblPr>
      <w:tblGrid>
        <w:gridCol w:w="4917"/>
        <w:gridCol w:w="3278"/>
        <w:gridCol w:w="3278"/>
        <w:gridCol w:w="231"/>
      </w:tblGrid>
      <w:tr w:rsidR="004F7AE9" w14:paraId="141F61F5" w14:textId="77777777">
        <w:trPr>
          <w:gridAfter w:val="1"/>
          <w:wAfter w:w="231" w:type="dxa"/>
          <w:tblHeader/>
          <w:jc w:val="center"/>
        </w:trPr>
        <w:tc>
          <w:tcPr>
            <w:tcW w:w="3278" w:type="dxa"/>
            <w:shd w:val="clear" w:color="auto" w:fill="1D1D1B"/>
            <w:tcMar>
              <w:top w:w="120" w:type="dxa"/>
              <w:left w:w="130" w:type="dxa"/>
              <w:bottom w:w="120" w:type="dxa"/>
              <w:right w:w="130" w:type="dxa"/>
            </w:tcMar>
            <w:vAlign w:val="center"/>
          </w:tcPr>
          <w:p w14:paraId="01684CAC" w14:textId="77777777" w:rsidR="004F7AE9" w:rsidRDefault="00EB3C86">
            <w:pPr>
              <w:rPr>
                <w:rFonts w:hint="eastAsia"/>
              </w:rPr>
            </w:pPr>
            <w:r>
              <w:rPr>
                <w:b/>
                <w:color w:val="FAF9F6"/>
                <w:sz w:val="15"/>
              </w:rPr>
              <w:t>ASSET</w:t>
            </w:r>
          </w:p>
        </w:tc>
        <w:tc>
          <w:tcPr>
            <w:tcW w:w="3278" w:type="dxa"/>
            <w:shd w:val="clear" w:color="auto" w:fill="1D1D1B"/>
            <w:tcMar>
              <w:top w:w="120" w:type="dxa"/>
              <w:left w:w="130" w:type="dxa"/>
              <w:bottom w:w="120" w:type="dxa"/>
              <w:right w:w="130" w:type="dxa"/>
            </w:tcMar>
            <w:vAlign w:val="center"/>
          </w:tcPr>
          <w:p w14:paraId="19520747" w14:textId="77777777" w:rsidR="004F7AE9" w:rsidRDefault="00EB3C86">
            <w:pPr>
              <w:rPr>
                <w:rFonts w:hint="eastAsia"/>
              </w:rPr>
            </w:pPr>
            <w:r>
              <w:rPr>
                <w:b/>
                <w:color w:val="FAF9F6"/>
                <w:sz w:val="15"/>
              </w:rPr>
              <w:t>TYPE</w:t>
            </w:r>
          </w:p>
        </w:tc>
        <w:tc>
          <w:tcPr>
            <w:tcW w:w="3278" w:type="dxa"/>
            <w:shd w:val="clear" w:color="auto" w:fill="1D1D1B"/>
            <w:tcMar>
              <w:top w:w="120" w:type="dxa"/>
              <w:left w:w="130" w:type="dxa"/>
              <w:bottom w:w="120" w:type="dxa"/>
              <w:right w:w="130" w:type="dxa"/>
            </w:tcMar>
            <w:vAlign w:val="center"/>
          </w:tcPr>
          <w:p w14:paraId="7AEDE963" w14:textId="77777777" w:rsidR="004F7AE9" w:rsidRDefault="00EB3C86">
            <w:pPr>
              <w:rPr>
                <w:rFonts w:hint="eastAsia"/>
              </w:rPr>
            </w:pPr>
            <w:r>
              <w:rPr>
                <w:b/>
                <w:color w:val="FAF9F6"/>
                <w:sz w:val="15"/>
              </w:rPr>
              <w:t>PURPOSE / NOTE</w:t>
            </w:r>
          </w:p>
        </w:tc>
      </w:tr>
      <w:tr w:rsidR="004F7AE9" w14:paraId="49FD8A71"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2FDADED" w14:textId="77777777" w:rsidR="004F7AE9" w:rsidRDefault="00EB3C86">
            <w:pPr>
              <w:spacing w:after="0"/>
              <w:rPr>
                <w:rFonts w:hint="eastAsia"/>
              </w:rPr>
            </w:pPr>
            <w:r>
              <w:rPr>
                <w:sz w:val="16"/>
              </w:rPr>
              <w:t>Clariq 0 0 0 60 Off Black.png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906203C"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B0F6E0B" w14:textId="77777777" w:rsidR="004F7AE9" w:rsidRDefault="00EB3C86">
            <w:pPr>
              <w:spacing w:after="0"/>
              <w:rPr>
                <w:rFonts w:hint="eastAsia"/>
              </w:rPr>
            </w:pPr>
            <w:r>
              <w:rPr>
                <w:sz w:val="16"/>
              </w:rPr>
              <w:t>Primary dark</w:t>
            </w:r>
          </w:p>
        </w:tc>
      </w:tr>
      <w:tr w:rsidR="004F7AE9" w14:paraId="5DCA9749"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EB4E100" w14:textId="77777777" w:rsidR="004F7AE9" w:rsidRDefault="00EB3C86">
            <w:pPr>
              <w:spacing w:after="0"/>
              <w:rPr>
                <w:rFonts w:hint="eastAsia"/>
              </w:rPr>
            </w:pPr>
            <w:r>
              <w:rPr>
                <w:sz w:val="16"/>
              </w:rPr>
              <w:t>Clariq 0 0 0 87 Black Alternative.png</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C288F93"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B18B452" w14:textId="77777777" w:rsidR="004F7AE9" w:rsidRDefault="00EB3C86">
            <w:pPr>
              <w:spacing w:after="0"/>
              <w:rPr>
                <w:rFonts w:hint="eastAsia"/>
              </w:rPr>
            </w:pPr>
            <w:r>
              <w:rPr>
                <w:sz w:val="16"/>
              </w:rPr>
              <w:t>Alternative dark</w:t>
            </w:r>
          </w:p>
        </w:tc>
      </w:tr>
      <w:tr w:rsidR="004F7AE9" w14:paraId="752EA442"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01AC222" w14:textId="77777777" w:rsidR="004F7AE9" w:rsidRDefault="00EB3C86">
            <w:pPr>
              <w:spacing w:after="0"/>
              <w:rPr>
                <w:rFonts w:hint="eastAsia"/>
              </w:rPr>
            </w:pPr>
            <w:r>
              <w:rPr>
                <w:sz w:val="16"/>
              </w:rPr>
              <w:t>Clariq 0 0 2 3 Stone White.png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D965A6E"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C18241F" w14:textId="77777777" w:rsidR="004F7AE9" w:rsidRDefault="00EB3C86">
            <w:pPr>
              <w:spacing w:after="0"/>
              <w:rPr>
                <w:rFonts w:hint="eastAsia"/>
              </w:rPr>
            </w:pPr>
            <w:r>
              <w:rPr>
                <w:sz w:val="16"/>
              </w:rPr>
              <w:t>Light</w:t>
            </w:r>
          </w:p>
        </w:tc>
      </w:tr>
      <w:tr w:rsidR="004F7AE9" w14:paraId="44F0EE51"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9606081" w14:textId="77777777" w:rsidR="004F7AE9" w:rsidRDefault="00EB3C86">
            <w:pPr>
              <w:spacing w:after="0"/>
              <w:rPr>
                <w:rFonts w:hint="eastAsia"/>
              </w:rPr>
            </w:pPr>
            <w:r>
              <w:rPr>
                <w:sz w:val="16"/>
              </w:rPr>
              <w:t>Clariq 0 0 2 3 Stone White - Background.png</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162F754"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CB70969" w14:textId="77777777" w:rsidR="004F7AE9" w:rsidRDefault="00EB3C86">
            <w:pPr>
              <w:spacing w:after="0"/>
              <w:rPr>
                <w:rFonts w:hint="eastAsia"/>
              </w:rPr>
            </w:pPr>
            <w:r>
              <w:rPr>
                <w:sz w:val="16"/>
              </w:rPr>
              <w:t>Light background variant</w:t>
            </w:r>
          </w:p>
        </w:tc>
      </w:tr>
      <w:tr w:rsidR="004F7AE9" w14:paraId="7FF7D7D5"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9F365ED" w14:textId="77777777" w:rsidR="004F7AE9" w:rsidRDefault="00EB3C86">
            <w:pPr>
              <w:spacing w:after="0"/>
              <w:rPr>
                <w:rFonts w:hint="eastAsia"/>
              </w:rPr>
            </w:pPr>
            <w:r>
              <w:rPr>
                <w:sz w:val="16"/>
              </w:rPr>
              <w:t>Clariq 0 2 6 35 Warm Silver.png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99A2065"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8D9A0B9" w14:textId="77777777" w:rsidR="004F7AE9" w:rsidRDefault="00EB3C86">
            <w:pPr>
              <w:spacing w:after="0"/>
              <w:rPr>
                <w:rFonts w:hint="eastAsia"/>
              </w:rPr>
            </w:pPr>
            <w:r>
              <w:rPr>
                <w:sz w:val="16"/>
              </w:rPr>
              <w:t>Warm silver</w:t>
            </w:r>
          </w:p>
        </w:tc>
      </w:tr>
      <w:tr w:rsidR="004F7AE9" w14:paraId="6EDACB90"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2200588" w14:textId="77777777" w:rsidR="004F7AE9" w:rsidRDefault="00EB3C86">
            <w:pPr>
              <w:spacing w:after="0"/>
              <w:rPr>
                <w:rFonts w:hint="eastAsia"/>
              </w:rPr>
            </w:pPr>
            <w:r>
              <w:rPr>
                <w:sz w:val="16"/>
              </w:rPr>
              <w:t>Clariq 0 18 51 27 Gold.png</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18115B1"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029CE43" w14:textId="77777777" w:rsidR="004F7AE9" w:rsidRDefault="00EB3C86">
            <w:pPr>
              <w:spacing w:after="0"/>
              <w:rPr>
                <w:rFonts w:hint="eastAsia"/>
              </w:rPr>
            </w:pPr>
            <w:r>
              <w:rPr>
                <w:sz w:val="16"/>
              </w:rPr>
              <w:t>Gold</w:t>
            </w:r>
          </w:p>
        </w:tc>
      </w:tr>
      <w:tr w:rsidR="004F7AE9" w14:paraId="373456C6"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AC035D8" w14:textId="77777777" w:rsidR="004F7AE9" w:rsidRDefault="00EB3C86">
            <w:pPr>
              <w:spacing w:after="0"/>
              <w:rPr>
                <w:rFonts w:hint="eastAsia"/>
              </w:rPr>
            </w:pPr>
            <w:r>
              <w:rPr>
                <w:sz w:val="16"/>
              </w:rPr>
              <w:t>Clariq 8 4 0 80 Charcoal.png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ADE73EA" w14:textId="77777777" w:rsidR="004F7AE9" w:rsidRDefault="00EB3C86">
            <w:pPr>
              <w:spacing w:after="0"/>
              <w:rPr>
                <w:rFonts w:hint="eastAsia"/>
              </w:rPr>
            </w:pPr>
            <w:r>
              <w:rPr>
                <w:sz w:val="16"/>
              </w:rPr>
              <w:t>Horizontal lock-up</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311A6AE" w14:textId="77777777" w:rsidR="004F7AE9" w:rsidRDefault="00EB3C86">
            <w:pPr>
              <w:spacing w:after="0"/>
              <w:rPr>
                <w:rFonts w:hint="eastAsia"/>
              </w:rPr>
            </w:pPr>
            <w:r>
              <w:rPr>
                <w:sz w:val="16"/>
              </w:rPr>
              <w:t>Charcoal</w:t>
            </w:r>
          </w:p>
        </w:tc>
      </w:tr>
      <w:tr w:rsidR="004F7AE9" w14:paraId="6A54E5C8"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DF1C38B" w14:textId="77777777" w:rsidR="004F7AE9" w:rsidRDefault="00EB3C86">
            <w:pPr>
              <w:spacing w:after="0"/>
              <w:rPr>
                <w:rFonts w:hint="eastAsia"/>
              </w:rPr>
            </w:pPr>
            <w:r>
              <w:rPr>
                <w:sz w:val="16"/>
              </w:rPr>
              <w:t>Clariq-Web-Icon-Black.png</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EE78EA0" w14:textId="77777777" w:rsidR="004F7AE9" w:rsidRDefault="00EB3C86">
            <w:pPr>
              <w:spacing w:after="0"/>
              <w:rPr>
                <w:rFonts w:hint="eastAsia"/>
              </w:rPr>
            </w:pPr>
            <w:r>
              <w:rPr>
                <w:sz w:val="16"/>
              </w:rPr>
              <w:t>Symbol icon</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45775F4" w14:textId="77777777" w:rsidR="004F7AE9" w:rsidRDefault="00EB3C86">
            <w:pPr>
              <w:spacing w:after="0"/>
              <w:rPr>
                <w:rFonts w:hint="eastAsia"/>
              </w:rPr>
            </w:pPr>
            <w:r>
              <w:rPr>
                <w:sz w:val="16"/>
              </w:rPr>
              <w:t>Black</w:t>
            </w:r>
          </w:p>
        </w:tc>
      </w:tr>
      <w:tr w:rsidR="004F7AE9" w14:paraId="57871B12"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600292F" w14:textId="77777777" w:rsidR="004F7AE9" w:rsidRDefault="00EB3C86">
            <w:pPr>
              <w:spacing w:after="0"/>
              <w:rPr>
                <w:rFonts w:hint="eastAsia"/>
              </w:rPr>
            </w:pPr>
            <w:r>
              <w:rPr>
                <w:sz w:val="16"/>
              </w:rPr>
              <w:t>Clariq-Web-Icon-Gold.png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F38CFC2" w14:textId="77777777" w:rsidR="004F7AE9" w:rsidRDefault="00EB3C86">
            <w:pPr>
              <w:spacing w:after="0"/>
              <w:rPr>
                <w:rFonts w:hint="eastAsia"/>
              </w:rPr>
            </w:pPr>
            <w:r>
              <w:rPr>
                <w:sz w:val="16"/>
              </w:rPr>
              <w:t>Symbol icon</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1871D98" w14:textId="77777777" w:rsidR="004F7AE9" w:rsidRDefault="00EB3C86">
            <w:pPr>
              <w:spacing w:after="0"/>
              <w:rPr>
                <w:rFonts w:hint="eastAsia"/>
              </w:rPr>
            </w:pPr>
            <w:r>
              <w:rPr>
                <w:sz w:val="16"/>
              </w:rPr>
              <w:t>Gold</w:t>
            </w:r>
          </w:p>
        </w:tc>
      </w:tr>
      <w:tr w:rsidR="004F7AE9" w14:paraId="7B544C03"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5266CFC" w14:textId="77777777" w:rsidR="004F7AE9" w:rsidRDefault="00EB3C86">
            <w:pPr>
              <w:spacing w:after="0"/>
              <w:rPr>
                <w:rFonts w:hint="eastAsia"/>
              </w:rPr>
            </w:pPr>
            <w:r>
              <w:rPr>
                <w:sz w:val="16"/>
              </w:rPr>
              <w:t>Clariq NZ Made Black.png</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E2FEB84" w14:textId="77777777" w:rsidR="004F7AE9" w:rsidRDefault="00EB3C86">
            <w:pPr>
              <w:spacing w:after="0"/>
              <w:rPr>
                <w:rFonts w:hint="eastAsia"/>
              </w:rPr>
            </w:pPr>
            <w:r>
              <w:rPr>
                <w:sz w:val="16"/>
              </w:rPr>
              <w:t>NZ Made device</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F6B1D6A" w14:textId="77777777" w:rsidR="004F7AE9" w:rsidRDefault="00EB3C86">
            <w:pPr>
              <w:spacing w:after="0"/>
              <w:rPr>
                <w:rFonts w:hint="eastAsia"/>
              </w:rPr>
            </w:pPr>
            <w:r>
              <w:rPr>
                <w:sz w:val="16"/>
              </w:rPr>
              <w:t>Black clean</w:t>
            </w:r>
          </w:p>
        </w:tc>
      </w:tr>
      <w:tr w:rsidR="004F7AE9" w14:paraId="23DBE4F6"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BF50D7E" w14:textId="77777777" w:rsidR="004F7AE9" w:rsidRDefault="00EB3C86">
            <w:pPr>
              <w:spacing w:after="0"/>
              <w:rPr>
                <w:rFonts w:hint="eastAsia"/>
              </w:rPr>
            </w:pPr>
            <w:r>
              <w:rPr>
                <w:sz w:val="16"/>
              </w:rPr>
              <w:t>Clariq NZ Made Black topo.png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3138519" w14:textId="77777777" w:rsidR="004F7AE9" w:rsidRDefault="00EB3C86">
            <w:pPr>
              <w:spacing w:after="0"/>
              <w:rPr>
                <w:rFonts w:hint="eastAsia"/>
              </w:rPr>
            </w:pPr>
            <w:r>
              <w:rPr>
                <w:sz w:val="16"/>
              </w:rPr>
              <w:t>NZ Made device</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EE5E055" w14:textId="77777777" w:rsidR="004F7AE9" w:rsidRDefault="00EB3C86">
            <w:pPr>
              <w:spacing w:after="0"/>
              <w:rPr>
                <w:rFonts w:hint="eastAsia"/>
              </w:rPr>
            </w:pPr>
            <w:r>
              <w:rPr>
                <w:sz w:val="16"/>
              </w:rPr>
              <w:t>Black topographic</w:t>
            </w:r>
          </w:p>
        </w:tc>
      </w:tr>
      <w:tr w:rsidR="004F7AE9" w14:paraId="3745608A"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5EB812A" w14:textId="77777777" w:rsidR="004F7AE9" w:rsidRDefault="00EB3C86">
            <w:pPr>
              <w:spacing w:after="0"/>
              <w:rPr>
                <w:rFonts w:hint="eastAsia"/>
              </w:rPr>
            </w:pPr>
            <w:r>
              <w:rPr>
                <w:sz w:val="16"/>
              </w:rPr>
              <w:t>Clariq NZ Made Gold.png</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C71341" w14:textId="77777777" w:rsidR="004F7AE9" w:rsidRDefault="00EB3C86">
            <w:pPr>
              <w:spacing w:after="0"/>
              <w:rPr>
                <w:rFonts w:hint="eastAsia"/>
              </w:rPr>
            </w:pPr>
            <w:r>
              <w:rPr>
                <w:sz w:val="16"/>
              </w:rPr>
              <w:t>NZ Made device</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E3A8D23" w14:textId="77777777" w:rsidR="004F7AE9" w:rsidRDefault="00EB3C86">
            <w:pPr>
              <w:spacing w:after="0"/>
              <w:rPr>
                <w:rFonts w:hint="eastAsia"/>
              </w:rPr>
            </w:pPr>
            <w:r>
              <w:rPr>
                <w:sz w:val="16"/>
              </w:rPr>
              <w:t>Gold clean</w:t>
            </w:r>
          </w:p>
        </w:tc>
      </w:tr>
      <w:tr w:rsidR="004F7AE9" w14:paraId="1A27274D"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B956C64" w14:textId="77777777" w:rsidR="004F7AE9" w:rsidRDefault="00EB3C86">
            <w:pPr>
              <w:spacing w:after="0"/>
              <w:rPr>
                <w:rFonts w:hint="eastAsia"/>
              </w:rPr>
            </w:pPr>
            <w:r>
              <w:rPr>
                <w:sz w:val="16"/>
              </w:rPr>
              <w:t>Clariq NZ Made Gold Topo.png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E6C2580" w14:textId="77777777" w:rsidR="004F7AE9" w:rsidRDefault="00EB3C86">
            <w:pPr>
              <w:spacing w:after="0"/>
              <w:rPr>
                <w:rFonts w:hint="eastAsia"/>
              </w:rPr>
            </w:pPr>
            <w:r>
              <w:rPr>
                <w:sz w:val="16"/>
              </w:rPr>
              <w:t>NZ Made device</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5E76C01" w14:textId="77777777" w:rsidR="004F7AE9" w:rsidRDefault="00EB3C86">
            <w:pPr>
              <w:spacing w:after="0"/>
              <w:rPr>
                <w:rFonts w:hint="eastAsia"/>
              </w:rPr>
            </w:pPr>
            <w:r>
              <w:rPr>
                <w:sz w:val="16"/>
              </w:rPr>
              <w:t>Gold topographic</w:t>
            </w:r>
          </w:p>
        </w:tc>
      </w:tr>
      <w:tr w:rsidR="004F7AE9" w14:paraId="0AD068F2"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B1B6CA4" w14:textId="77777777" w:rsidR="004F7AE9" w:rsidRDefault="00EB3C86">
            <w:pPr>
              <w:spacing w:after="0"/>
              <w:rPr>
                <w:rFonts w:hint="eastAsia"/>
              </w:rPr>
            </w:pPr>
            <w:r>
              <w:rPr>
                <w:sz w:val="16"/>
              </w:rPr>
              <w:t>Clariq Colour Tests A4 Proof.pdf</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623CE36" w14:textId="77777777" w:rsidR="004F7AE9" w:rsidRDefault="00EB3C86">
            <w:pPr>
              <w:spacing w:after="0"/>
              <w:rPr>
                <w:rFonts w:hint="eastAsia"/>
              </w:rPr>
            </w:pPr>
            <w:r>
              <w:rPr>
                <w:sz w:val="16"/>
              </w:rPr>
              <w:t>Colour proof</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AAA031" w14:textId="77777777" w:rsidR="004F7AE9" w:rsidRDefault="00EB3C86">
            <w:pPr>
              <w:spacing w:after="0"/>
              <w:rPr>
                <w:rFonts w:hint="eastAsia"/>
              </w:rPr>
            </w:pPr>
            <w:r>
              <w:rPr>
                <w:sz w:val="16"/>
              </w:rPr>
              <w:t>A4 proof</w:t>
            </w:r>
          </w:p>
        </w:tc>
      </w:tr>
      <w:tr w:rsidR="004F7AE9" w14:paraId="3FC3F57E"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856CA2D" w14:textId="77777777" w:rsidR="004F7AE9" w:rsidRDefault="00EB3C86">
            <w:pPr>
              <w:spacing w:after="0"/>
              <w:rPr>
                <w:rFonts w:hint="eastAsia"/>
              </w:rPr>
            </w:pPr>
            <w:r>
              <w:rPr>
                <w:sz w:val="16"/>
              </w:rPr>
              <w:t>Clariq Colour Tests 1300.pdf</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4971E61" w14:textId="77777777" w:rsidR="004F7AE9" w:rsidRDefault="00EB3C86">
            <w:pPr>
              <w:spacing w:after="0"/>
              <w:rPr>
                <w:rFonts w:hint="eastAsia"/>
              </w:rPr>
            </w:pPr>
            <w:r>
              <w:rPr>
                <w:sz w:val="16"/>
              </w:rPr>
              <w:t>Colour proof</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47536CC" w14:textId="77777777" w:rsidR="004F7AE9" w:rsidRDefault="00EB3C86">
            <w:pPr>
              <w:spacing w:after="0"/>
              <w:rPr>
                <w:rFonts w:hint="eastAsia"/>
              </w:rPr>
            </w:pPr>
            <w:r>
              <w:rPr>
                <w:sz w:val="16"/>
              </w:rPr>
              <w:t>1300 layout</w:t>
            </w:r>
          </w:p>
        </w:tc>
      </w:tr>
      <w:tr w:rsidR="004F7AE9" w14:paraId="7DBB8758"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BADC441" w14:textId="77777777" w:rsidR="004F7AE9" w:rsidRDefault="00EB3C86">
            <w:pPr>
              <w:spacing w:after="0"/>
              <w:rPr>
                <w:rFonts w:hint="eastAsia"/>
              </w:rPr>
            </w:pPr>
            <w:r>
              <w:rPr>
                <w:sz w:val="16"/>
              </w:rPr>
              <w:t>Clariq Colour Tests 1300 Colour Tests final print 1300.pdf</w:t>
            </w:r>
          </w:p>
        </w:tc>
        <w:tc>
          <w:tcPr>
            <w:tcW w:w="194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44ED784" w14:textId="77777777" w:rsidR="004F7AE9" w:rsidRDefault="00EB3C86">
            <w:pPr>
              <w:spacing w:after="0"/>
              <w:rPr>
                <w:rFonts w:hint="eastAsia"/>
              </w:rPr>
            </w:pPr>
            <w:r>
              <w:rPr>
                <w:sz w:val="16"/>
              </w:rPr>
              <w:t>Colour proof</w:t>
            </w:r>
          </w:p>
        </w:tc>
        <w:tc>
          <w:tcPr>
            <w:tcW w:w="266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FAEBDFE" w14:textId="77777777" w:rsidR="004F7AE9" w:rsidRDefault="00EB3C86">
            <w:pPr>
              <w:spacing w:after="0"/>
              <w:rPr>
                <w:rFonts w:hint="eastAsia"/>
              </w:rPr>
            </w:pPr>
            <w:r>
              <w:rPr>
                <w:sz w:val="16"/>
              </w:rPr>
              <w:t>Final-print reference</w:t>
            </w:r>
          </w:p>
        </w:tc>
      </w:tr>
      <w:tr w:rsidR="004F7AE9" w14:paraId="466A6955" w14:textId="77777777">
        <w:trPr>
          <w:gridAfter w:val="1"/>
          <w:wAfter w:w="231" w:type="dxa"/>
          <w:jc w:val="center"/>
        </w:trPr>
        <w:tc>
          <w:tcPr>
            <w:tcW w:w="475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E444583" w14:textId="77777777" w:rsidR="004F7AE9" w:rsidRDefault="00EB3C86">
            <w:pPr>
              <w:spacing w:after="0"/>
              <w:rPr>
                <w:rFonts w:hint="eastAsia"/>
              </w:rPr>
            </w:pPr>
            <w:r>
              <w:rPr>
                <w:sz w:val="16"/>
              </w:rPr>
              <w:t>Screenshot 2026-07-19 203231.png</w:t>
            </w:r>
          </w:p>
        </w:tc>
        <w:tc>
          <w:tcPr>
            <w:tcW w:w="194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C2B86E2" w14:textId="77777777" w:rsidR="004F7AE9" w:rsidRDefault="00EB3C86">
            <w:pPr>
              <w:spacing w:after="0"/>
              <w:rPr>
                <w:rFonts w:hint="eastAsia"/>
              </w:rPr>
            </w:pPr>
            <w:r>
              <w:rPr>
                <w:sz w:val="16"/>
              </w:rPr>
              <w:t>Reference image</w:t>
            </w:r>
          </w:p>
        </w:tc>
        <w:tc>
          <w:tcPr>
            <w:tcW w:w="266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CE27333" w14:textId="77777777" w:rsidR="004F7AE9" w:rsidRDefault="00EB3C86">
            <w:pPr>
              <w:spacing w:after="0"/>
              <w:rPr>
                <w:rFonts w:hint="eastAsia"/>
              </w:rPr>
            </w:pPr>
            <w:r>
              <w:rPr>
                <w:sz w:val="16"/>
              </w:rPr>
              <w:t>Symbol on dark field</w:t>
            </w:r>
          </w:p>
        </w:tc>
      </w:tr>
      <w:tr w:rsidR="004F7AE9" w14:paraId="7AA5A393" w14:textId="77777777">
        <w:trPr>
          <w:jc w:val="center"/>
        </w:trPr>
        <w:tc>
          <w:tcPr>
            <w:tcW w:w="4917" w:type="dxa"/>
            <w:shd w:val="clear" w:color="auto" w:fill="C9AC75"/>
            <w:tcMar>
              <w:top w:w="0" w:type="dxa"/>
              <w:left w:w="0" w:type="dxa"/>
              <w:bottom w:w="0" w:type="dxa"/>
              <w:right w:w="0" w:type="dxa"/>
            </w:tcMar>
          </w:tcPr>
          <w:p w14:paraId="7B57BAD1" w14:textId="77777777" w:rsidR="004F7AE9" w:rsidRDefault="004F7AE9">
            <w:pPr>
              <w:rPr>
                <w:rFonts w:hint="eastAsia"/>
              </w:rPr>
            </w:pPr>
          </w:p>
        </w:tc>
        <w:tc>
          <w:tcPr>
            <w:tcW w:w="4917" w:type="dxa"/>
            <w:gridSpan w:val="3"/>
            <w:shd w:val="clear" w:color="auto" w:fill="F2F0EB"/>
            <w:tcMar>
              <w:top w:w="140" w:type="dxa"/>
              <w:left w:w="180" w:type="dxa"/>
              <w:bottom w:w="140" w:type="dxa"/>
              <w:right w:w="180" w:type="dxa"/>
            </w:tcMar>
          </w:tcPr>
          <w:p w14:paraId="6FA6D511" w14:textId="77777777" w:rsidR="004F7AE9" w:rsidRDefault="00EB3C86">
            <w:pPr>
              <w:rPr>
                <w:rFonts w:hint="eastAsia"/>
              </w:rPr>
            </w:pPr>
            <w:r>
              <w:rPr>
                <w:b/>
                <w:color w:val="C9AC75"/>
                <w:sz w:val="16"/>
              </w:rPr>
              <w:t>ASSET CONTROL GAP</w:t>
            </w:r>
          </w:p>
          <w:p w14:paraId="6E48D1CD" w14:textId="77777777" w:rsidR="004F7AE9" w:rsidRDefault="00EB3C86">
            <w:pPr>
              <w:rPr>
                <w:rFonts w:hint="eastAsia"/>
              </w:rPr>
            </w:pPr>
            <w:r>
              <w:t>Add vector SVG/EPS/PDF masters, colour-managed profiles, transparent-background exports, font licences, naming/version convention and rights metadata to the controlled asset library.</w:t>
            </w:r>
          </w:p>
        </w:tc>
      </w:tr>
    </w:tbl>
    <w:p w14:paraId="3F813337" w14:textId="77777777" w:rsidR="004F7AE9" w:rsidRDefault="00EB3C86">
      <w:pPr>
        <w:pStyle w:val="Eyebrow"/>
        <w:rPr>
          <w:rFonts w:hint="eastAsia"/>
        </w:rPr>
      </w:pPr>
      <w:r>
        <w:t>CLARIQ BRAND SYSTEM</w:t>
      </w:r>
    </w:p>
    <w:p w14:paraId="5A96A5B6" w14:textId="77777777" w:rsidR="004F7AE9" w:rsidRDefault="00EB3C86">
      <w:pPr>
        <w:pStyle w:val="Heading1"/>
      </w:pPr>
      <w:r>
        <w:lastRenderedPageBreak/>
        <w:t>Appendix C  Open decisions</w:t>
      </w:r>
    </w:p>
    <w:p w14:paraId="60602410" w14:textId="77777777" w:rsidR="004F7AE9" w:rsidRDefault="00EB3C86">
      <w:pPr>
        <w:pStyle w:val="Lead"/>
        <w:rPr>
          <w:rFonts w:hint="eastAsia"/>
        </w:rPr>
      </w:pPr>
      <w:r>
        <w:t>Items to resolve before version 1.1.</w:t>
      </w:r>
    </w:p>
    <w:tbl>
      <w:tblPr>
        <w:tblW w:w="0" w:type="auto"/>
        <w:jc w:val="center"/>
        <w:tblLayout w:type="fixed"/>
        <w:tblLook w:val="04A0" w:firstRow="1" w:lastRow="0" w:firstColumn="1" w:lastColumn="0" w:noHBand="0" w:noVBand="1"/>
      </w:tblPr>
      <w:tblGrid>
        <w:gridCol w:w="2459"/>
        <w:gridCol w:w="4104"/>
        <w:gridCol w:w="2459"/>
        <w:gridCol w:w="2459"/>
      </w:tblGrid>
      <w:tr w:rsidR="003D2677" w14:paraId="7C2238F6" w14:textId="77777777">
        <w:trPr>
          <w:tblHeader/>
          <w:jc w:val="center"/>
        </w:trPr>
        <w:tc>
          <w:tcPr>
            <w:tcW w:w="2459" w:type="dxa"/>
            <w:shd w:val="clear" w:color="auto" w:fill="1D1D1B"/>
            <w:tcMar>
              <w:top w:w="120" w:type="dxa"/>
              <w:left w:w="130" w:type="dxa"/>
              <w:bottom w:w="120" w:type="dxa"/>
              <w:right w:w="130" w:type="dxa"/>
            </w:tcMar>
            <w:vAlign w:val="center"/>
          </w:tcPr>
          <w:p w14:paraId="635457B2" w14:textId="77777777" w:rsidR="003D2677" w:rsidRDefault="008421B6">
            <w:pPr>
              <w:rPr>
                <w:rFonts w:hint="eastAsia"/>
              </w:rPr>
            </w:pPr>
            <w:r>
              <w:rPr>
                <w:b/>
                <w:color w:val="FAF9F6"/>
                <w:sz w:val="15"/>
              </w:rPr>
              <w:t>PRIORITY</w:t>
            </w:r>
          </w:p>
        </w:tc>
        <w:tc>
          <w:tcPr>
            <w:tcW w:w="2459" w:type="dxa"/>
            <w:shd w:val="clear" w:color="auto" w:fill="1D1D1B"/>
            <w:tcMar>
              <w:top w:w="120" w:type="dxa"/>
              <w:left w:w="130" w:type="dxa"/>
              <w:bottom w:w="120" w:type="dxa"/>
              <w:right w:w="130" w:type="dxa"/>
            </w:tcMar>
            <w:vAlign w:val="center"/>
          </w:tcPr>
          <w:p w14:paraId="35B5385B" w14:textId="77777777" w:rsidR="003D2677" w:rsidRDefault="008421B6">
            <w:pPr>
              <w:rPr>
                <w:rFonts w:hint="eastAsia"/>
              </w:rPr>
            </w:pPr>
            <w:r>
              <w:rPr>
                <w:b/>
                <w:color w:val="FAF9F6"/>
                <w:sz w:val="15"/>
              </w:rPr>
              <w:t>DECISION</w:t>
            </w:r>
          </w:p>
        </w:tc>
        <w:tc>
          <w:tcPr>
            <w:tcW w:w="2459" w:type="dxa"/>
            <w:shd w:val="clear" w:color="auto" w:fill="1D1D1B"/>
            <w:tcMar>
              <w:top w:w="120" w:type="dxa"/>
              <w:left w:w="130" w:type="dxa"/>
              <w:bottom w:w="120" w:type="dxa"/>
              <w:right w:w="130" w:type="dxa"/>
            </w:tcMar>
            <w:vAlign w:val="center"/>
          </w:tcPr>
          <w:p w14:paraId="043FDC18" w14:textId="77777777" w:rsidR="003D2677" w:rsidRDefault="008421B6">
            <w:pPr>
              <w:rPr>
                <w:rFonts w:hint="eastAsia"/>
              </w:rPr>
            </w:pPr>
            <w:r>
              <w:rPr>
                <w:b/>
                <w:color w:val="FAF9F6"/>
                <w:sz w:val="15"/>
              </w:rPr>
              <w:t>RECOMMENDED OWNER</w:t>
            </w:r>
          </w:p>
        </w:tc>
        <w:tc>
          <w:tcPr>
            <w:tcW w:w="2459" w:type="dxa"/>
            <w:shd w:val="clear" w:color="auto" w:fill="1D1D1B"/>
            <w:tcMar>
              <w:top w:w="120" w:type="dxa"/>
              <w:left w:w="130" w:type="dxa"/>
              <w:bottom w:w="120" w:type="dxa"/>
              <w:right w:w="130" w:type="dxa"/>
            </w:tcMar>
            <w:vAlign w:val="center"/>
          </w:tcPr>
          <w:p w14:paraId="20EB40D0" w14:textId="77777777" w:rsidR="003D2677" w:rsidRDefault="008421B6">
            <w:pPr>
              <w:rPr>
                <w:rFonts w:hint="eastAsia"/>
              </w:rPr>
            </w:pPr>
            <w:r>
              <w:rPr>
                <w:b/>
                <w:color w:val="FAF9F6"/>
                <w:sz w:val="15"/>
              </w:rPr>
              <w:t>STATUS</w:t>
            </w:r>
          </w:p>
        </w:tc>
      </w:tr>
      <w:tr w:rsidR="003D2677" w14:paraId="54C076F7"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7F0278F" w14:textId="77777777" w:rsidR="003D2677" w:rsidRDefault="008421B6">
            <w:pPr>
              <w:spacing w:after="0"/>
              <w:rPr>
                <w:rFonts w:hint="eastAsia"/>
              </w:rPr>
            </w:pPr>
            <w:r>
              <w:rPr>
                <w:sz w:val="16"/>
              </w:rPr>
              <w:t>High</w:t>
            </w:r>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32A6BE5" w14:textId="77777777" w:rsidR="003D2677" w:rsidRDefault="008421B6">
            <w:pPr>
              <w:spacing w:after="0"/>
              <w:rPr>
                <w:rFonts w:hint="eastAsia"/>
              </w:rPr>
            </w:pPr>
            <w:r>
              <w:rPr>
                <w:sz w:val="16"/>
              </w:rPr>
              <w:t>Approve brand purpose, positioning, promise and principles.</w:t>
            </w:r>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D7A0CF3" w14:textId="77777777" w:rsidR="003D2677" w:rsidRDefault="008421B6">
            <w:pPr>
              <w:spacing w:after="0"/>
              <w:rPr>
                <w:rFonts w:hint="eastAsia"/>
              </w:rPr>
            </w:pPr>
            <w:r>
              <w:rPr>
                <w:sz w:val="16"/>
              </w:rPr>
              <w:t>Director / Brand Steward</w:t>
            </w:r>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7E4FC188" w14:textId="77777777" w:rsidR="003D2677" w:rsidRDefault="008421B6">
            <w:pPr>
              <w:spacing w:after="0"/>
              <w:rPr>
                <w:rFonts w:hint="eastAsia"/>
              </w:rPr>
            </w:pPr>
            <w:r>
              <w:rPr>
                <w:sz w:val="16"/>
              </w:rPr>
              <w:t>Open</w:t>
            </w:r>
          </w:p>
        </w:tc>
      </w:tr>
      <w:tr w:rsidR="003D2677" w14:paraId="0875EA58"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6A0C59B" w14:textId="77777777" w:rsidR="003D2677" w:rsidRDefault="008421B6">
            <w:pPr>
              <w:spacing w:after="0"/>
              <w:rPr>
                <w:rFonts w:hint="eastAsia"/>
              </w:rPr>
            </w:pPr>
            <w:r>
              <w:rPr>
                <w:sz w:val="16"/>
              </w:rPr>
              <w:t>High</w:t>
            </w:r>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0C9D062" w14:textId="77777777" w:rsidR="003D2677" w:rsidRDefault="008421B6">
            <w:pPr>
              <w:spacing w:after="0"/>
              <w:rPr>
                <w:rFonts w:hint="eastAsia"/>
              </w:rPr>
            </w:pPr>
            <w:r>
              <w:rPr>
                <w:sz w:val="16"/>
              </w:rPr>
              <w:t>Confirm official digital RGB/HEX values from colour-managed source masters.</w:t>
            </w:r>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94C09DB" w14:textId="77777777" w:rsidR="003D2677" w:rsidRDefault="008421B6">
            <w:pPr>
              <w:spacing w:after="0"/>
              <w:rPr>
                <w:rFonts w:hint="eastAsia"/>
              </w:rPr>
            </w:pPr>
            <w:r>
              <w:rPr>
                <w:sz w:val="16"/>
              </w:rPr>
              <w:t>Designer / printer</w:t>
            </w:r>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522F09F" w14:textId="77777777" w:rsidR="003D2677" w:rsidRDefault="008421B6">
            <w:pPr>
              <w:spacing w:after="0"/>
              <w:rPr>
                <w:rFonts w:hint="eastAsia"/>
              </w:rPr>
            </w:pPr>
            <w:r>
              <w:rPr>
                <w:sz w:val="16"/>
              </w:rPr>
              <w:t>Open</w:t>
            </w:r>
          </w:p>
        </w:tc>
      </w:tr>
      <w:tr w:rsidR="003D2677" w14:paraId="0DCBA2AC"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EABD8A2" w14:textId="77777777" w:rsidR="003D2677" w:rsidRDefault="008421B6">
            <w:pPr>
              <w:spacing w:after="0"/>
              <w:rPr>
                <w:rFonts w:hint="eastAsia"/>
              </w:rPr>
            </w:pPr>
            <w:r>
              <w:rPr>
                <w:sz w:val="16"/>
              </w:rPr>
              <w:t>High</w:t>
            </w:r>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1A28E34" w14:textId="77777777" w:rsidR="003D2677" w:rsidRDefault="008421B6">
            <w:pPr>
              <w:spacing w:after="0"/>
              <w:rPr>
                <w:rFonts w:hint="eastAsia"/>
              </w:rPr>
            </w:pPr>
            <w:r>
              <w:rPr>
                <w:sz w:val="16"/>
              </w:rPr>
              <w:t>Approve supporting fonts and verify commercial licences.</w:t>
            </w:r>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4362215" w14:textId="77777777" w:rsidR="003D2677" w:rsidRDefault="008421B6">
            <w:pPr>
              <w:spacing w:after="0"/>
              <w:rPr>
                <w:rFonts w:hint="eastAsia"/>
              </w:rPr>
            </w:pPr>
            <w:r>
              <w:rPr>
                <w:sz w:val="16"/>
              </w:rPr>
              <w:t>Brand Steward</w:t>
            </w:r>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BC63427" w14:textId="77777777" w:rsidR="003D2677" w:rsidRDefault="008421B6">
            <w:pPr>
              <w:spacing w:after="0"/>
              <w:rPr>
                <w:rFonts w:hint="eastAsia"/>
              </w:rPr>
            </w:pPr>
            <w:r>
              <w:rPr>
                <w:sz w:val="16"/>
              </w:rPr>
              <w:t>Open</w:t>
            </w:r>
          </w:p>
        </w:tc>
      </w:tr>
      <w:tr w:rsidR="003D2677" w14:paraId="67DD780B"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82C668B" w14:textId="77777777" w:rsidR="003D2677" w:rsidRDefault="008421B6">
            <w:pPr>
              <w:spacing w:after="0"/>
              <w:rPr>
                <w:rFonts w:hint="eastAsia"/>
              </w:rPr>
            </w:pPr>
            <w:r>
              <w:rPr>
                <w:sz w:val="16"/>
              </w:rPr>
              <w:t>High</w:t>
            </w:r>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A66B5F8" w14:textId="77777777" w:rsidR="003D2677" w:rsidRDefault="008421B6">
            <w:pPr>
              <w:spacing w:after="0"/>
              <w:rPr>
                <w:rFonts w:hint="eastAsia"/>
              </w:rPr>
            </w:pPr>
            <w:r>
              <w:rPr>
                <w:sz w:val="16"/>
              </w:rPr>
              <w:t>Create vector logo master set and measured construction sheet.</w:t>
            </w:r>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15FABE9" w14:textId="77777777" w:rsidR="003D2677" w:rsidRDefault="008421B6">
            <w:pPr>
              <w:spacing w:after="0"/>
              <w:rPr>
                <w:rFonts w:hint="eastAsia"/>
              </w:rPr>
            </w:pPr>
            <w:r>
              <w:rPr>
                <w:sz w:val="16"/>
              </w:rPr>
              <w:t>Designer</w:t>
            </w:r>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E52C1B1" w14:textId="77777777" w:rsidR="003D2677" w:rsidRDefault="008421B6">
            <w:pPr>
              <w:spacing w:after="0"/>
              <w:rPr>
                <w:rFonts w:hint="eastAsia"/>
              </w:rPr>
            </w:pPr>
            <w:r>
              <w:rPr>
                <w:sz w:val="16"/>
              </w:rPr>
              <w:t>Open</w:t>
            </w:r>
          </w:p>
        </w:tc>
      </w:tr>
      <w:tr w:rsidR="003D2677" w14:paraId="249D79B2"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653288C" w14:textId="77777777" w:rsidR="003D2677" w:rsidRDefault="008421B6">
            <w:pPr>
              <w:spacing w:after="0"/>
              <w:rPr>
                <w:rFonts w:hint="eastAsia"/>
              </w:rPr>
            </w:pPr>
            <w:r>
              <w:rPr>
                <w:sz w:val="16"/>
              </w:rPr>
              <w:t>High</w:t>
            </w:r>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F474193" w14:textId="77777777" w:rsidR="003D2677" w:rsidRDefault="008421B6">
            <w:pPr>
              <w:spacing w:after="0"/>
              <w:rPr>
                <w:rFonts w:hint="eastAsia"/>
              </w:rPr>
            </w:pPr>
            <w:r>
              <w:rPr>
                <w:sz w:val="16"/>
              </w:rPr>
              <w:t>Confirm NZ Made claim criteria and approval evidence process.</w:t>
            </w:r>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BAB7F84" w14:textId="77777777" w:rsidR="003D2677" w:rsidRDefault="008421B6">
            <w:pPr>
              <w:spacing w:after="0"/>
              <w:rPr>
                <w:rFonts w:hint="eastAsia"/>
              </w:rPr>
            </w:pPr>
            <w:r>
              <w:rPr>
                <w:sz w:val="16"/>
              </w:rPr>
              <w:t>Legal / compliance</w:t>
            </w:r>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D47BFFF" w14:textId="77777777" w:rsidR="003D2677" w:rsidRDefault="008421B6">
            <w:pPr>
              <w:spacing w:after="0"/>
              <w:rPr>
                <w:rFonts w:hint="eastAsia"/>
              </w:rPr>
            </w:pPr>
            <w:r>
              <w:rPr>
                <w:sz w:val="16"/>
              </w:rPr>
              <w:t>Open</w:t>
            </w:r>
          </w:p>
        </w:tc>
      </w:tr>
      <w:tr w:rsidR="003D2677" w14:paraId="5401262F"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8527642" w14:textId="77777777" w:rsidR="003D2677" w:rsidRDefault="008421B6">
            <w:pPr>
              <w:spacing w:after="0"/>
              <w:rPr>
                <w:rFonts w:hint="eastAsia"/>
              </w:rPr>
            </w:pPr>
            <w:r>
              <w:rPr>
                <w:sz w:val="16"/>
              </w:rPr>
              <w:t>Medium</w:t>
            </w:r>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E8F9E97" w14:textId="77777777" w:rsidR="003D2677" w:rsidRDefault="008421B6">
            <w:pPr>
              <w:spacing w:after="0"/>
              <w:rPr>
                <w:rFonts w:hint="eastAsia"/>
              </w:rPr>
            </w:pPr>
            <w:r>
              <w:rPr>
                <w:sz w:val="16"/>
              </w:rPr>
              <w:t>Approve minimum logo sizes after print and embroidery tests.</w:t>
            </w:r>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6C3CDD1" w14:textId="77777777" w:rsidR="003D2677" w:rsidRDefault="008421B6">
            <w:pPr>
              <w:spacing w:after="0"/>
              <w:rPr>
                <w:rFonts w:hint="eastAsia"/>
              </w:rPr>
            </w:pPr>
            <w:r>
              <w:rPr>
                <w:sz w:val="16"/>
              </w:rPr>
              <w:t>Brand Steward / supplier</w:t>
            </w:r>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0BB7EEE" w14:textId="77777777" w:rsidR="003D2677" w:rsidRDefault="008421B6">
            <w:pPr>
              <w:spacing w:after="0"/>
              <w:rPr>
                <w:rFonts w:hint="eastAsia"/>
              </w:rPr>
            </w:pPr>
            <w:r>
              <w:rPr>
                <w:sz w:val="16"/>
              </w:rPr>
              <w:t>Open</w:t>
            </w:r>
          </w:p>
        </w:tc>
      </w:tr>
      <w:tr w:rsidR="003D2677" w14:paraId="51EA5162"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B22BBFB" w14:textId="77777777" w:rsidR="003D2677" w:rsidRDefault="008421B6">
            <w:pPr>
              <w:spacing w:after="0"/>
              <w:rPr>
                <w:rFonts w:hint="eastAsia"/>
              </w:rPr>
            </w:pPr>
            <w:r>
              <w:rPr>
                <w:sz w:val="16"/>
              </w:rPr>
              <w:t>Medium</w:t>
            </w:r>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E925D09" w14:textId="77777777" w:rsidR="003D2677" w:rsidRDefault="008421B6">
            <w:pPr>
              <w:spacing w:after="0"/>
              <w:rPr>
                <w:rFonts w:hint="eastAsia"/>
              </w:rPr>
            </w:pPr>
            <w:r>
              <w:rPr>
                <w:sz w:val="16"/>
              </w:rPr>
              <w:t>Build Word, PowerPoint, email and social templates.</w:t>
            </w:r>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007D55F" w14:textId="77777777" w:rsidR="003D2677" w:rsidRDefault="008421B6">
            <w:pPr>
              <w:spacing w:after="0"/>
              <w:rPr>
                <w:rFonts w:hint="eastAsia"/>
              </w:rPr>
            </w:pPr>
            <w:r>
              <w:rPr>
                <w:sz w:val="16"/>
              </w:rPr>
              <w:t>Brand Steward</w:t>
            </w:r>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79172B4" w14:textId="77777777" w:rsidR="003D2677" w:rsidRDefault="008421B6">
            <w:pPr>
              <w:spacing w:after="0"/>
              <w:rPr>
                <w:rFonts w:hint="eastAsia"/>
              </w:rPr>
            </w:pPr>
            <w:r>
              <w:rPr>
                <w:sz w:val="16"/>
              </w:rPr>
              <w:t>Open</w:t>
            </w:r>
          </w:p>
        </w:tc>
      </w:tr>
      <w:tr w:rsidR="003D2677" w14:paraId="64BC4675"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5410F52" w14:textId="77777777" w:rsidR="003D2677" w:rsidRDefault="008421B6">
            <w:pPr>
              <w:spacing w:after="0"/>
              <w:rPr>
                <w:rFonts w:hint="eastAsia"/>
              </w:rPr>
            </w:pPr>
            <w:r>
              <w:rPr>
                <w:sz w:val="16"/>
              </w:rPr>
              <w:t>Medium</w:t>
            </w:r>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BF573C9" w14:textId="77777777" w:rsidR="003D2677" w:rsidRDefault="008421B6">
            <w:pPr>
              <w:spacing w:after="0"/>
              <w:rPr>
                <w:rFonts w:hint="eastAsia"/>
              </w:rPr>
            </w:pPr>
            <w:r>
              <w:rPr>
                <w:sz w:val="16"/>
              </w:rPr>
              <w:t>Validate full accessibility contrast matrix.</w:t>
            </w:r>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267CC4C" w14:textId="77777777" w:rsidR="003D2677" w:rsidRDefault="008421B6">
            <w:pPr>
              <w:spacing w:after="0"/>
              <w:rPr>
                <w:rFonts w:hint="eastAsia"/>
              </w:rPr>
            </w:pPr>
            <w:r>
              <w:rPr>
                <w:sz w:val="16"/>
              </w:rPr>
              <w:t>Digital owner</w:t>
            </w:r>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3155721" w14:textId="77777777" w:rsidR="003D2677" w:rsidRDefault="008421B6">
            <w:pPr>
              <w:spacing w:after="0"/>
              <w:rPr>
                <w:rFonts w:hint="eastAsia"/>
              </w:rPr>
            </w:pPr>
            <w:r>
              <w:rPr>
                <w:sz w:val="16"/>
              </w:rPr>
              <w:t>Open</w:t>
            </w:r>
          </w:p>
        </w:tc>
      </w:tr>
      <w:tr w:rsidR="003D2677" w14:paraId="7B561DEF"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5E7DC8F" w14:textId="77777777" w:rsidR="003D2677" w:rsidRDefault="008421B6">
            <w:pPr>
              <w:spacing w:after="0"/>
              <w:rPr>
                <w:rFonts w:hint="eastAsia"/>
              </w:rPr>
            </w:pPr>
            <w:r>
              <w:rPr>
                <w:sz w:val="16"/>
              </w:rPr>
              <w:t>Medium</w:t>
            </w:r>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B053390" w14:textId="77777777" w:rsidR="003D2677" w:rsidRDefault="008421B6">
            <w:pPr>
              <w:spacing w:after="0"/>
              <w:rPr>
                <w:rFonts w:hint="eastAsia"/>
              </w:rPr>
            </w:pPr>
            <w:r>
              <w:rPr>
                <w:sz w:val="16"/>
              </w:rPr>
              <w:t>Define photography library, consent and licence workflow.</w:t>
            </w:r>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197FE72" w14:textId="77777777" w:rsidR="003D2677" w:rsidRDefault="008421B6">
            <w:pPr>
              <w:spacing w:after="0"/>
              <w:rPr>
                <w:rFonts w:hint="eastAsia"/>
              </w:rPr>
            </w:pPr>
            <w:r>
              <w:rPr>
                <w:sz w:val="16"/>
              </w:rPr>
              <w:t>Marketing owner</w:t>
            </w:r>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F091ACD" w14:textId="77777777" w:rsidR="003D2677" w:rsidRDefault="008421B6">
            <w:pPr>
              <w:spacing w:after="0"/>
              <w:rPr>
                <w:rFonts w:hint="eastAsia"/>
              </w:rPr>
            </w:pPr>
            <w:r>
              <w:rPr>
                <w:sz w:val="16"/>
              </w:rPr>
              <w:t>Open</w:t>
            </w:r>
          </w:p>
        </w:tc>
      </w:tr>
      <w:tr w:rsidR="003D2677" w14:paraId="2E261512" w14:textId="77777777">
        <w:trPr>
          <w:jc w:val="center"/>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1C75682" w14:textId="77777777" w:rsidR="003D2677" w:rsidRDefault="008421B6">
            <w:pPr>
              <w:spacing w:after="0"/>
              <w:rPr>
                <w:rFonts w:hint="eastAsia"/>
              </w:rPr>
            </w:pPr>
            <w:r>
              <w:rPr>
                <w:sz w:val="16"/>
              </w:rPr>
              <w:t>Low</w:t>
            </w:r>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74E764B" w14:textId="77777777" w:rsidR="003D2677" w:rsidRDefault="008421B6">
            <w:pPr>
              <w:spacing w:after="0"/>
              <w:rPr>
                <w:rFonts w:hint="eastAsia"/>
              </w:rPr>
            </w:pPr>
            <w:r>
              <w:rPr>
                <w:sz w:val="16"/>
              </w:rPr>
              <w:t>Develop approved icon set and extended pattern files.</w:t>
            </w:r>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81CF683" w14:textId="77777777" w:rsidR="003D2677" w:rsidRDefault="008421B6">
            <w:pPr>
              <w:spacing w:after="0"/>
              <w:rPr>
                <w:rFonts w:hint="eastAsia"/>
              </w:rPr>
            </w:pPr>
            <w:r>
              <w:rPr>
                <w:sz w:val="16"/>
              </w:rPr>
              <w:t>Designer</w:t>
            </w:r>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7A29BC34" w14:textId="77777777" w:rsidR="003D2677" w:rsidRDefault="008421B6">
            <w:pPr>
              <w:spacing w:after="0"/>
              <w:rPr>
                <w:rFonts w:hint="eastAsia"/>
              </w:rPr>
            </w:pPr>
            <w:r>
              <w:rPr>
                <w:sz w:val="16"/>
              </w:rPr>
              <w:t>Open</w:t>
            </w:r>
          </w:p>
        </w:tc>
      </w:tr>
      <w:tr w:rsidR="004F7AE9" w14:paraId="34473CC3" w14:textId="77777777">
        <w:trPr>
          <w:tblHeader/>
          <w:jc w:val="center"/>
          <w:ins w:id="0" w:author="Microsoft Word" w:date="2026-08-22T19:58:00Z" w16du:dateUtc="2026-08-22T07:58:00Z"/>
        </w:trPr>
        <w:tc>
          <w:tcPr>
            <w:tcW w:w="2459" w:type="dxa"/>
            <w:shd w:val="clear" w:color="auto" w:fill="1D1D1B"/>
            <w:tcMar>
              <w:top w:w="120" w:type="dxa"/>
              <w:left w:w="130" w:type="dxa"/>
              <w:bottom w:w="120" w:type="dxa"/>
              <w:right w:w="130" w:type="dxa"/>
            </w:tcMar>
            <w:vAlign w:val="center"/>
          </w:tcPr>
          <w:p w14:paraId="14BAD92B" w14:textId="77777777" w:rsidR="004F7AE9" w:rsidRDefault="00EB3C86">
            <w:pPr>
              <w:rPr>
                <w:ins w:id="1" w:author="Microsoft Word" w:date="2026-08-22T19:58:00Z" w16du:dateUtc="2026-08-22T07:58:00Z"/>
                <w:rFonts w:hint="eastAsia"/>
              </w:rPr>
            </w:pPr>
            <w:ins w:id="2" w:author="Microsoft Word" w:date="2026-08-22T19:58:00Z" w16du:dateUtc="2026-08-22T07:58:00Z">
              <w:r>
                <w:rPr>
                  <w:b/>
                  <w:color w:val="FAF9F6"/>
                  <w:sz w:val="15"/>
                </w:rPr>
                <w:t>PRIORITY</w:t>
              </w:r>
            </w:ins>
          </w:p>
        </w:tc>
        <w:tc>
          <w:tcPr>
            <w:tcW w:w="2459" w:type="dxa"/>
            <w:shd w:val="clear" w:color="auto" w:fill="1D1D1B"/>
            <w:tcMar>
              <w:top w:w="120" w:type="dxa"/>
              <w:left w:w="130" w:type="dxa"/>
              <w:bottom w:w="120" w:type="dxa"/>
              <w:right w:w="130" w:type="dxa"/>
            </w:tcMar>
            <w:vAlign w:val="center"/>
          </w:tcPr>
          <w:p w14:paraId="5F29F6A6" w14:textId="77777777" w:rsidR="004F7AE9" w:rsidRDefault="00EB3C86">
            <w:pPr>
              <w:rPr>
                <w:ins w:id="3" w:author="Microsoft Word" w:date="2026-08-22T19:58:00Z" w16du:dateUtc="2026-08-22T07:58:00Z"/>
                <w:rFonts w:hint="eastAsia"/>
              </w:rPr>
            </w:pPr>
            <w:ins w:id="4" w:author="Microsoft Word" w:date="2026-08-22T19:58:00Z" w16du:dateUtc="2026-08-22T07:58:00Z">
              <w:r>
                <w:rPr>
                  <w:b/>
                  <w:color w:val="FAF9F6"/>
                  <w:sz w:val="15"/>
                </w:rPr>
                <w:t>DECISION</w:t>
              </w:r>
            </w:ins>
          </w:p>
        </w:tc>
        <w:tc>
          <w:tcPr>
            <w:tcW w:w="2459" w:type="dxa"/>
            <w:shd w:val="clear" w:color="auto" w:fill="1D1D1B"/>
            <w:tcMar>
              <w:top w:w="120" w:type="dxa"/>
              <w:left w:w="130" w:type="dxa"/>
              <w:bottom w:w="120" w:type="dxa"/>
              <w:right w:w="130" w:type="dxa"/>
            </w:tcMar>
            <w:vAlign w:val="center"/>
          </w:tcPr>
          <w:p w14:paraId="67E828B3" w14:textId="77777777" w:rsidR="004F7AE9" w:rsidRDefault="00EB3C86">
            <w:pPr>
              <w:rPr>
                <w:ins w:id="5" w:author="Microsoft Word" w:date="2026-08-22T19:58:00Z" w16du:dateUtc="2026-08-22T07:58:00Z"/>
                <w:rFonts w:hint="eastAsia"/>
              </w:rPr>
            </w:pPr>
            <w:ins w:id="6" w:author="Microsoft Word" w:date="2026-08-22T19:58:00Z" w16du:dateUtc="2026-08-22T07:58:00Z">
              <w:r>
                <w:rPr>
                  <w:b/>
                  <w:color w:val="FAF9F6"/>
                  <w:sz w:val="15"/>
                </w:rPr>
                <w:t>RECOMMENDED OWNER</w:t>
              </w:r>
            </w:ins>
          </w:p>
        </w:tc>
        <w:tc>
          <w:tcPr>
            <w:tcW w:w="2459" w:type="dxa"/>
            <w:shd w:val="clear" w:color="auto" w:fill="1D1D1B"/>
            <w:tcMar>
              <w:top w:w="120" w:type="dxa"/>
              <w:left w:w="130" w:type="dxa"/>
              <w:bottom w:w="120" w:type="dxa"/>
              <w:right w:w="130" w:type="dxa"/>
            </w:tcMar>
            <w:vAlign w:val="center"/>
          </w:tcPr>
          <w:p w14:paraId="506E5888" w14:textId="77777777" w:rsidR="004F7AE9" w:rsidRDefault="00EB3C86">
            <w:pPr>
              <w:rPr>
                <w:ins w:id="7" w:author="Microsoft Word" w:date="2026-08-22T19:58:00Z" w16du:dateUtc="2026-08-22T07:58:00Z"/>
                <w:rFonts w:hint="eastAsia"/>
              </w:rPr>
            </w:pPr>
            <w:ins w:id="8" w:author="Microsoft Word" w:date="2026-08-22T19:58:00Z" w16du:dateUtc="2026-08-22T07:58:00Z">
              <w:r>
                <w:rPr>
                  <w:b/>
                  <w:color w:val="FAF9F6"/>
                  <w:sz w:val="15"/>
                </w:rPr>
                <w:t>STATUS</w:t>
              </w:r>
            </w:ins>
          </w:p>
        </w:tc>
      </w:tr>
      <w:tr w:rsidR="004F7AE9" w14:paraId="4B75DB72" w14:textId="77777777">
        <w:trPr>
          <w:jc w:val="center"/>
          <w:ins w:id="9"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BF2D923" w14:textId="77777777" w:rsidR="004F7AE9" w:rsidRDefault="00EB3C86">
            <w:pPr>
              <w:spacing w:after="0"/>
              <w:rPr>
                <w:ins w:id="10" w:author="Microsoft Word" w:date="2026-08-22T19:58:00Z" w16du:dateUtc="2026-08-22T07:58:00Z"/>
                <w:rFonts w:hint="eastAsia"/>
              </w:rPr>
            </w:pPr>
            <w:ins w:id="11" w:author="Microsoft Word" w:date="2026-08-22T19:58:00Z" w16du:dateUtc="2026-08-22T07:58:00Z">
              <w:r>
                <w:rPr>
                  <w:sz w:val="16"/>
                </w:rPr>
                <w:t>High</w:t>
              </w:r>
            </w:ins>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E80D475" w14:textId="77777777" w:rsidR="004F7AE9" w:rsidRDefault="00EB3C86">
            <w:pPr>
              <w:spacing w:after="0"/>
              <w:rPr>
                <w:ins w:id="12" w:author="Microsoft Word" w:date="2026-08-22T19:58:00Z" w16du:dateUtc="2026-08-22T07:58:00Z"/>
                <w:rFonts w:hint="eastAsia"/>
              </w:rPr>
            </w:pPr>
            <w:ins w:id="13" w:author="Microsoft Word" w:date="2026-08-22T19:58:00Z" w16du:dateUtc="2026-08-22T07:58:00Z">
              <w:r>
                <w:rPr>
                  <w:sz w:val="16"/>
                </w:rPr>
                <w:t>Approve brand purpose, positioning, promise and principles.</w:t>
              </w:r>
            </w:ins>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F633D95" w14:textId="77777777" w:rsidR="004F7AE9" w:rsidRDefault="00EB3C86">
            <w:pPr>
              <w:spacing w:after="0"/>
              <w:rPr>
                <w:ins w:id="14" w:author="Microsoft Word" w:date="2026-08-22T19:58:00Z" w16du:dateUtc="2026-08-22T07:58:00Z"/>
                <w:rFonts w:hint="eastAsia"/>
              </w:rPr>
            </w:pPr>
            <w:ins w:id="15" w:author="Microsoft Word" w:date="2026-08-22T19:58:00Z" w16du:dateUtc="2026-08-22T07:58:00Z">
              <w:r>
                <w:rPr>
                  <w:sz w:val="16"/>
                </w:rPr>
                <w:t>Director / Brand Steward</w:t>
              </w:r>
            </w:ins>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D3E55FF" w14:textId="77777777" w:rsidR="004F7AE9" w:rsidRDefault="00EB3C86">
            <w:pPr>
              <w:spacing w:after="0"/>
              <w:rPr>
                <w:ins w:id="16" w:author="Microsoft Word" w:date="2026-08-22T19:58:00Z" w16du:dateUtc="2026-08-22T07:58:00Z"/>
                <w:rFonts w:hint="eastAsia"/>
              </w:rPr>
            </w:pPr>
            <w:ins w:id="17" w:author="Microsoft Word" w:date="2026-08-22T19:58:00Z" w16du:dateUtc="2026-08-22T07:58:00Z">
              <w:r>
                <w:rPr>
                  <w:sz w:val="16"/>
                </w:rPr>
                <w:t>Open</w:t>
              </w:r>
            </w:ins>
          </w:p>
        </w:tc>
      </w:tr>
      <w:tr w:rsidR="004F7AE9" w14:paraId="4C5D4475" w14:textId="77777777">
        <w:trPr>
          <w:jc w:val="center"/>
          <w:ins w:id="18"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3708D05" w14:textId="77777777" w:rsidR="004F7AE9" w:rsidRDefault="00EB3C86">
            <w:pPr>
              <w:spacing w:after="0"/>
              <w:rPr>
                <w:ins w:id="19" w:author="Microsoft Word" w:date="2026-08-22T19:58:00Z" w16du:dateUtc="2026-08-22T07:58:00Z"/>
                <w:rFonts w:hint="eastAsia"/>
              </w:rPr>
            </w:pPr>
            <w:ins w:id="20" w:author="Microsoft Word" w:date="2026-08-22T19:58:00Z" w16du:dateUtc="2026-08-22T07:58:00Z">
              <w:r>
                <w:rPr>
                  <w:sz w:val="16"/>
                </w:rPr>
                <w:t>High</w:t>
              </w:r>
            </w:ins>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FDE9BD0" w14:textId="77777777" w:rsidR="004F7AE9" w:rsidRDefault="00EB3C86">
            <w:pPr>
              <w:spacing w:after="0"/>
              <w:rPr>
                <w:ins w:id="21" w:author="Microsoft Word" w:date="2026-08-22T19:58:00Z" w16du:dateUtc="2026-08-22T07:58:00Z"/>
                <w:rFonts w:hint="eastAsia"/>
              </w:rPr>
            </w:pPr>
            <w:ins w:id="22" w:author="Microsoft Word" w:date="2026-08-22T19:58:00Z" w16du:dateUtc="2026-08-22T07:58:00Z">
              <w:r>
                <w:rPr>
                  <w:sz w:val="16"/>
                </w:rPr>
                <w:t>Confirm official digital RGB/HEX values from colour-managed source masters.</w:t>
              </w:r>
            </w:ins>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A0C275E" w14:textId="77777777" w:rsidR="004F7AE9" w:rsidRDefault="00EB3C86">
            <w:pPr>
              <w:spacing w:after="0"/>
              <w:rPr>
                <w:ins w:id="23" w:author="Microsoft Word" w:date="2026-08-22T19:58:00Z" w16du:dateUtc="2026-08-22T07:58:00Z"/>
                <w:rFonts w:hint="eastAsia"/>
              </w:rPr>
            </w:pPr>
            <w:ins w:id="24" w:author="Microsoft Word" w:date="2026-08-22T19:58:00Z" w16du:dateUtc="2026-08-22T07:58:00Z">
              <w:r>
                <w:rPr>
                  <w:sz w:val="16"/>
                </w:rPr>
                <w:t>Designer / printer</w:t>
              </w:r>
            </w:ins>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F4F32D0" w14:textId="74BEBF76" w:rsidR="004F7AE9" w:rsidRDefault="00204BE6">
            <w:pPr>
              <w:spacing w:after="0"/>
              <w:rPr>
                <w:ins w:id="25" w:author="Microsoft Word" w:date="2026-08-22T19:58:00Z" w16du:dateUtc="2026-08-22T07:58:00Z"/>
                <w:rFonts w:hint="eastAsia"/>
              </w:rPr>
            </w:pPr>
            <w:ins w:id="26" w:author="Microsoft Word" w:date="2026-08-22T19:58:00Z" w16du:dateUtc="2026-08-22T07:58:00Z">
              <w:r>
                <w:rPr>
                  <w:sz w:val="16"/>
                </w:rPr>
                <w:t>Closed</w:t>
              </w:r>
            </w:ins>
          </w:p>
        </w:tc>
      </w:tr>
      <w:tr w:rsidR="004F7AE9" w14:paraId="55B20312" w14:textId="77777777">
        <w:trPr>
          <w:jc w:val="center"/>
          <w:ins w:id="27"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1180FC0" w14:textId="77777777" w:rsidR="004F7AE9" w:rsidRDefault="00EB3C86">
            <w:pPr>
              <w:spacing w:after="0"/>
              <w:rPr>
                <w:ins w:id="28" w:author="Microsoft Word" w:date="2026-08-22T19:58:00Z" w16du:dateUtc="2026-08-22T07:58:00Z"/>
                <w:rFonts w:hint="eastAsia"/>
              </w:rPr>
            </w:pPr>
            <w:ins w:id="29" w:author="Microsoft Word" w:date="2026-08-22T19:58:00Z" w16du:dateUtc="2026-08-22T07:58:00Z">
              <w:r>
                <w:rPr>
                  <w:sz w:val="16"/>
                </w:rPr>
                <w:t>High</w:t>
              </w:r>
            </w:ins>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3210B06" w14:textId="77777777" w:rsidR="004F7AE9" w:rsidRDefault="00EB3C86">
            <w:pPr>
              <w:spacing w:after="0"/>
              <w:rPr>
                <w:ins w:id="30" w:author="Microsoft Word" w:date="2026-08-22T19:58:00Z" w16du:dateUtc="2026-08-22T07:58:00Z"/>
                <w:rFonts w:hint="eastAsia"/>
              </w:rPr>
            </w:pPr>
            <w:ins w:id="31" w:author="Microsoft Word" w:date="2026-08-22T19:58:00Z" w16du:dateUtc="2026-08-22T07:58:00Z">
              <w:r>
                <w:rPr>
                  <w:sz w:val="16"/>
                </w:rPr>
                <w:t>Approve supporting fonts and verify commercial licences.</w:t>
              </w:r>
            </w:ins>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5B0A997" w14:textId="77777777" w:rsidR="004F7AE9" w:rsidRDefault="00EB3C86">
            <w:pPr>
              <w:spacing w:after="0"/>
              <w:rPr>
                <w:ins w:id="32" w:author="Microsoft Word" w:date="2026-08-22T19:58:00Z" w16du:dateUtc="2026-08-22T07:58:00Z"/>
                <w:rFonts w:hint="eastAsia"/>
              </w:rPr>
            </w:pPr>
            <w:ins w:id="33" w:author="Microsoft Word" w:date="2026-08-22T19:58:00Z" w16du:dateUtc="2026-08-22T07:58:00Z">
              <w:r>
                <w:rPr>
                  <w:sz w:val="16"/>
                </w:rPr>
                <w:t>Brand Steward</w:t>
              </w:r>
            </w:ins>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566D97B" w14:textId="77777777" w:rsidR="004F7AE9" w:rsidRDefault="00EB3C86">
            <w:pPr>
              <w:spacing w:after="0"/>
              <w:rPr>
                <w:ins w:id="34" w:author="Microsoft Word" w:date="2026-08-22T19:58:00Z" w16du:dateUtc="2026-08-22T07:58:00Z"/>
                <w:rFonts w:hint="eastAsia"/>
              </w:rPr>
            </w:pPr>
            <w:ins w:id="35" w:author="Microsoft Word" w:date="2026-08-22T19:58:00Z" w16du:dateUtc="2026-08-22T07:58:00Z">
              <w:r>
                <w:rPr>
                  <w:sz w:val="16"/>
                </w:rPr>
                <w:t>Open</w:t>
              </w:r>
            </w:ins>
          </w:p>
        </w:tc>
      </w:tr>
      <w:tr w:rsidR="004F7AE9" w14:paraId="43017016" w14:textId="77777777">
        <w:trPr>
          <w:jc w:val="center"/>
          <w:ins w:id="36"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92CBD01" w14:textId="77777777" w:rsidR="004F7AE9" w:rsidRDefault="00EB3C86">
            <w:pPr>
              <w:spacing w:after="0"/>
              <w:rPr>
                <w:ins w:id="37" w:author="Microsoft Word" w:date="2026-08-22T19:58:00Z" w16du:dateUtc="2026-08-22T07:58:00Z"/>
                <w:rFonts w:hint="eastAsia"/>
              </w:rPr>
            </w:pPr>
            <w:ins w:id="38" w:author="Microsoft Word" w:date="2026-08-22T19:58:00Z" w16du:dateUtc="2026-08-22T07:58:00Z">
              <w:r>
                <w:rPr>
                  <w:sz w:val="16"/>
                </w:rPr>
                <w:t>High</w:t>
              </w:r>
            </w:ins>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45BA5AF" w14:textId="77777777" w:rsidR="004F7AE9" w:rsidRDefault="00EB3C86">
            <w:pPr>
              <w:spacing w:after="0"/>
              <w:rPr>
                <w:ins w:id="39" w:author="Microsoft Word" w:date="2026-08-22T19:58:00Z" w16du:dateUtc="2026-08-22T07:58:00Z"/>
                <w:rFonts w:hint="eastAsia"/>
              </w:rPr>
            </w:pPr>
            <w:ins w:id="40" w:author="Microsoft Word" w:date="2026-08-22T19:58:00Z" w16du:dateUtc="2026-08-22T07:58:00Z">
              <w:r>
                <w:rPr>
                  <w:sz w:val="16"/>
                </w:rPr>
                <w:t>Create vector logo master set and measured construction sheet.</w:t>
              </w:r>
            </w:ins>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AEFE7A4" w14:textId="77777777" w:rsidR="004F7AE9" w:rsidRDefault="00EB3C86">
            <w:pPr>
              <w:spacing w:after="0"/>
              <w:rPr>
                <w:ins w:id="41" w:author="Microsoft Word" w:date="2026-08-22T19:58:00Z" w16du:dateUtc="2026-08-22T07:58:00Z"/>
                <w:rFonts w:hint="eastAsia"/>
              </w:rPr>
            </w:pPr>
            <w:ins w:id="42" w:author="Microsoft Word" w:date="2026-08-22T19:58:00Z" w16du:dateUtc="2026-08-22T07:58:00Z">
              <w:r>
                <w:rPr>
                  <w:sz w:val="16"/>
                </w:rPr>
                <w:t>Designer</w:t>
              </w:r>
            </w:ins>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209659D8" w14:textId="77777777" w:rsidR="004F7AE9" w:rsidRDefault="00EB3C86">
            <w:pPr>
              <w:spacing w:after="0"/>
              <w:rPr>
                <w:ins w:id="43" w:author="Microsoft Word" w:date="2026-08-22T19:58:00Z" w16du:dateUtc="2026-08-22T07:58:00Z"/>
                <w:rFonts w:hint="eastAsia"/>
              </w:rPr>
            </w:pPr>
            <w:ins w:id="44" w:author="Microsoft Word" w:date="2026-08-22T19:58:00Z" w16du:dateUtc="2026-08-22T07:58:00Z">
              <w:r>
                <w:rPr>
                  <w:sz w:val="16"/>
                </w:rPr>
                <w:t>Open</w:t>
              </w:r>
            </w:ins>
          </w:p>
        </w:tc>
      </w:tr>
      <w:tr w:rsidR="004F7AE9" w14:paraId="5879DDA1" w14:textId="77777777">
        <w:trPr>
          <w:jc w:val="center"/>
          <w:ins w:id="45"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935D3CF" w14:textId="77777777" w:rsidR="004F7AE9" w:rsidRDefault="00EB3C86">
            <w:pPr>
              <w:spacing w:after="0"/>
              <w:rPr>
                <w:ins w:id="46" w:author="Microsoft Word" w:date="2026-08-22T19:58:00Z" w16du:dateUtc="2026-08-22T07:58:00Z"/>
                <w:rFonts w:hint="eastAsia"/>
              </w:rPr>
            </w:pPr>
            <w:ins w:id="47" w:author="Microsoft Word" w:date="2026-08-22T19:58:00Z" w16du:dateUtc="2026-08-22T07:58:00Z">
              <w:r>
                <w:rPr>
                  <w:sz w:val="16"/>
                </w:rPr>
                <w:t>High</w:t>
              </w:r>
            </w:ins>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10B818C" w14:textId="77777777" w:rsidR="004F7AE9" w:rsidRDefault="00EB3C86">
            <w:pPr>
              <w:spacing w:after="0"/>
              <w:rPr>
                <w:ins w:id="48" w:author="Microsoft Word" w:date="2026-08-22T19:58:00Z" w16du:dateUtc="2026-08-22T07:58:00Z"/>
                <w:rFonts w:hint="eastAsia"/>
              </w:rPr>
            </w:pPr>
            <w:ins w:id="49" w:author="Microsoft Word" w:date="2026-08-22T19:58:00Z" w16du:dateUtc="2026-08-22T07:58:00Z">
              <w:r>
                <w:rPr>
                  <w:sz w:val="16"/>
                </w:rPr>
                <w:t>Confirm NZ Made claim criteria and approval evidence process.</w:t>
              </w:r>
            </w:ins>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1758711" w14:textId="77777777" w:rsidR="004F7AE9" w:rsidRDefault="00EB3C86">
            <w:pPr>
              <w:spacing w:after="0"/>
              <w:rPr>
                <w:ins w:id="50" w:author="Microsoft Word" w:date="2026-08-22T19:58:00Z" w16du:dateUtc="2026-08-22T07:58:00Z"/>
                <w:rFonts w:hint="eastAsia"/>
              </w:rPr>
            </w:pPr>
            <w:ins w:id="51" w:author="Microsoft Word" w:date="2026-08-22T19:58:00Z" w16du:dateUtc="2026-08-22T07:58:00Z">
              <w:r>
                <w:rPr>
                  <w:sz w:val="16"/>
                </w:rPr>
                <w:t>Legal / compliance</w:t>
              </w:r>
            </w:ins>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14CB5B4A" w14:textId="77777777" w:rsidR="004F7AE9" w:rsidRDefault="00EB3C86">
            <w:pPr>
              <w:spacing w:after="0"/>
              <w:rPr>
                <w:ins w:id="52" w:author="Microsoft Word" w:date="2026-08-22T19:58:00Z" w16du:dateUtc="2026-08-22T07:58:00Z"/>
                <w:rFonts w:hint="eastAsia"/>
              </w:rPr>
            </w:pPr>
            <w:ins w:id="53" w:author="Microsoft Word" w:date="2026-08-22T19:58:00Z" w16du:dateUtc="2026-08-22T07:58:00Z">
              <w:r>
                <w:rPr>
                  <w:sz w:val="16"/>
                </w:rPr>
                <w:t>Open</w:t>
              </w:r>
            </w:ins>
          </w:p>
        </w:tc>
      </w:tr>
      <w:tr w:rsidR="004F7AE9" w14:paraId="342DF016" w14:textId="77777777">
        <w:trPr>
          <w:jc w:val="center"/>
          <w:ins w:id="54"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56385439" w14:textId="77777777" w:rsidR="004F7AE9" w:rsidRDefault="00EB3C86">
            <w:pPr>
              <w:spacing w:after="0"/>
              <w:rPr>
                <w:ins w:id="55" w:author="Microsoft Word" w:date="2026-08-22T19:58:00Z" w16du:dateUtc="2026-08-22T07:58:00Z"/>
                <w:rFonts w:hint="eastAsia"/>
              </w:rPr>
            </w:pPr>
            <w:ins w:id="56" w:author="Microsoft Word" w:date="2026-08-22T19:58:00Z" w16du:dateUtc="2026-08-22T07:58:00Z">
              <w:r>
                <w:rPr>
                  <w:sz w:val="16"/>
                </w:rPr>
                <w:t>Medium</w:t>
              </w:r>
            </w:ins>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A03F210" w14:textId="77777777" w:rsidR="004F7AE9" w:rsidRDefault="00EB3C86">
            <w:pPr>
              <w:spacing w:after="0"/>
              <w:rPr>
                <w:ins w:id="57" w:author="Microsoft Word" w:date="2026-08-22T19:58:00Z" w16du:dateUtc="2026-08-22T07:58:00Z"/>
                <w:rFonts w:hint="eastAsia"/>
              </w:rPr>
            </w:pPr>
            <w:ins w:id="58" w:author="Microsoft Word" w:date="2026-08-22T19:58:00Z" w16du:dateUtc="2026-08-22T07:58:00Z">
              <w:r>
                <w:rPr>
                  <w:sz w:val="16"/>
                </w:rPr>
                <w:t>Approve minimum logo sizes after print and embroidery tests.</w:t>
              </w:r>
            </w:ins>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46A241C" w14:textId="77777777" w:rsidR="004F7AE9" w:rsidRDefault="00EB3C86">
            <w:pPr>
              <w:spacing w:after="0"/>
              <w:rPr>
                <w:ins w:id="59" w:author="Microsoft Word" w:date="2026-08-22T19:58:00Z" w16du:dateUtc="2026-08-22T07:58:00Z"/>
                <w:rFonts w:hint="eastAsia"/>
              </w:rPr>
            </w:pPr>
            <w:ins w:id="60" w:author="Microsoft Word" w:date="2026-08-22T19:58:00Z" w16du:dateUtc="2026-08-22T07:58:00Z">
              <w:r>
                <w:rPr>
                  <w:sz w:val="16"/>
                </w:rPr>
                <w:t>Brand Steward / supplier</w:t>
              </w:r>
            </w:ins>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6F806E9" w14:textId="77777777" w:rsidR="004F7AE9" w:rsidRDefault="00EB3C86">
            <w:pPr>
              <w:spacing w:after="0"/>
              <w:rPr>
                <w:ins w:id="61" w:author="Microsoft Word" w:date="2026-08-22T19:58:00Z" w16du:dateUtc="2026-08-22T07:58:00Z"/>
                <w:rFonts w:hint="eastAsia"/>
              </w:rPr>
            </w:pPr>
            <w:ins w:id="62" w:author="Microsoft Word" w:date="2026-08-22T19:58:00Z" w16du:dateUtc="2026-08-22T07:58:00Z">
              <w:r>
                <w:rPr>
                  <w:sz w:val="16"/>
                </w:rPr>
                <w:t>Open</w:t>
              </w:r>
            </w:ins>
          </w:p>
        </w:tc>
      </w:tr>
      <w:tr w:rsidR="004F7AE9" w14:paraId="297824CD" w14:textId="77777777">
        <w:trPr>
          <w:jc w:val="center"/>
          <w:ins w:id="63"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16054DB" w14:textId="77777777" w:rsidR="004F7AE9" w:rsidRDefault="00EB3C86">
            <w:pPr>
              <w:spacing w:after="0"/>
              <w:rPr>
                <w:ins w:id="64" w:author="Microsoft Word" w:date="2026-08-22T19:58:00Z" w16du:dateUtc="2026-08-22T07:58:00Z"/>
                <w:rFonts w:hint="eastAsia"/>
              </w:rPr>
            </w:pPr>
            <w:ins w:id="65" w:author="Microsoft Word" w:date="2026-08-22T19:58:00Z" w16du:dateUtc="2026-08-22T07:58:00Z">
              <w:r>
                <w:rPr>
                  <w:sz w:val="16"/>
                </w:rPr>
                <w:t>Medium</w:t>
              </w:r>
            </w:ins>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47A43FBB" w14:textId="77777777" w:rsidR="004F7AE9" w:rsidRDefault="00EB3C86">
            <w:pPr>
              <w:spacing w:after="0"/>
              <w:rPr>
                <w:ins w:id="66" w:author="Microsoft Word" w:date="2026-08-22T19:58:00Z" w16du:dateUtc="2026-08-22T07:58:00Z"/>
                <w:rFonts w:hint="eastAsia"/>
              </w:rPr>
            </w:pPr>
            <w:ins w:id="67" w:author="Microsoft Word" w:date="2026-08-22T19:58:00Z" w16du:dateUtc="2026-08-22T07:58:00Z">
              <w:r>
                <w:rPr>
                  <w:sz w:val="16"/>
                </w:rPr>
                <w:t>Build Word, PowerPoint, email and social templates.</w:t>
              </w:r>
            </w:ins>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32DD18A" w14:textId="77777777" w:rsidR="004F7AE9" w:rsidRDefault="00EB3C86">
            <w:pPr>
              <w:spacing w:after="0"/>
              <w:rPr>
                <w:ins w:id="68" w:author="Microsoft Word" w:date="2026-08-22T19:58:00Z" w16du:dateUtc="2026-08-22T07:58:00Z"/>
                <w:rFonts w:hint="eastAsia"/>
              </w:rPr>
            </w:pPr>
            <w:ins w:id="69" w:author="Microsoft Word" w:date="2026-08-22T19:58:00Z" w16du:dateUtc="2026-08-22T07:58:00Z">
              <w:r>
                <w:rPr>
                  <w:sz w:val="16"/>
                </w:rPr>
                <w:t>Brand Steward</w:t>
              </w:r>
            </w:ins>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0FCC3E21" w14:textId="1485178E" w:rsidR="004F7AE9" w:rsidRDefault="00C413F6">
            <w:pPr>
              <w:spacing w:after="0"/>
              <w:rPr>
                <w:ins w:id="70" w:author="Microsoft Word" w:date="2026-08-22T19:58:00Z" w16du:dateUtc="2026-08-22T07:58:00Z"/>
                <w:rFonts w:hint="eastAsia"/>
              </w:rPr>
            </w:pPr>
            <w:ins w:id="71" w:author="Microsoft Word" w:date="2026-08-22T19:58:00Z" w16du:dateUtc="2026-08-22T07:58:00Z">
              <w:r>
                <w:rPr>
                  <w:sz w:val="16"/>
                </w:rPr>
                <w:t>Closed</w:t>
              </w:r>
            </w:ins>
          </w:p>
        </w:tc>
      </w:tr>
      <w:tr w:rsidR="004F7AE9" w14:paraId="0C77D5EF" w14:textId="77777777">
        <w:trPr>
          <w:jc w:val="center"/>
          <w:ins w:id="72"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128886B" w14:textId="77777777" w:rsidR="004F7AE9" w:rsidRDefault="00EB3C86">
            <w:pPr>
              <w:spacing w:after="0"/>
              <w:rPr>
                <w:ins w:id="73" w:author="Microsoft Word" w:date="2026-08-22T19:58:00Z" w16du:dateUtc="2026-08-22T07:58:00Z"/>
                <w:rFonts w:hint="eastAsia"/>
              </w:rPr>
            </w:pPr>
            <w:ins w:id="74" w:author="Microsoft Word" w:date="2026-08-22T19:58:00Z" w16du:dateUtc="2026-08-22T07:58:00Z">
              <w:r>
                <w:rPr>
                  <w:sz w:val="16"/>
                </w:rPr>
                <w:t>Medium</w:t>
              </w:r>
            </w:ins>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B063057" w14:textId="77777777" w:rsidR="004F7AE9" w:rsidRDefault="00EB3C86">
            <w:pPr>
              <w:spacing w:after="0"/>
              <w:rPr>
                <w:ins w:id="75" w:author="Microsoft Word" w:date="2026-08-22T19:58:00Z" w16du:dateUtc="2026-08-22T07:58:00Z"/>
                <w:rFonts w:hint="eastAsia"/>
              </w:rPr>
            </w:pPr>
            <w:ins w:id="76" w:author="Microsoft Word" w:date="2026-08-22T19:58:00Z" w16du:dateUtc="2026-08-22T07:58:00Z">
              <w:r>
                <w:rPr>
                  <w:sz w:val="16"/>
                </w:rPr>
                <w:t>Validate full accessibility contrast matrix.</w:t>
              </w:r>
            </w:ins>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07792751" w14:textId="77777777" w:rsidR="004F7AE9" w:rsidRDefault="00EB3C86">
            <w:pPr>
              <w:spacing w:after="0"/>
              <w:rPr>
                <w:ins w:id="77" w:author="Microsoft Word" w:date="2026-08-22T19:58:00Z" w16du:dateUtc="2026-08-22T07:58:00Z"/>
                <w:rFonts w:hint="eastAsia"/>
              </w:rPr>
            </w:pPr>
            <w:ins w:id="78" w:author="Microsoft Word" w:date="2026-08-22T19:58:00Z" w16du:dateUtc="2026-08-22T07:58:00Z">
              <w:r>
                <w:rPr>
                  <w:sz w:val="16"/>
                </w:rPr>
                <w:t>Digital owner</w:t>
              </w:r>
            </w:ins>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DE605C3" w14:textId="77777777" w:rsidR="004F7AE9" w:rsidRDefault="00EB3C86">
            <w:pPr>
              <w:spacing w:after="0"/>
              <w:rPr>
                <w:ins w:id="79" w:author="Microsoft Word" w:date="2026-08-22T19:58:00Z" w16du:dateUtc="2026-08-22T07:58:00Z"/>
                <w:rFonts w:hint="eastAsia"/>
              </w:rPr>
            </w:pPr>
            <w:ins w:id="80" w:author="Microsoft Word" w:date="2026-08-22T19:58:00Z" w16du:dateUtc="2026-08-22T07:58:00Z">
              <w:r>
                <w:rPr>
                  <w:sz w:val="16"/>
                </w:rPr>
                <w:t>Open</w:t>
              </w:r>
            </w:ins>
          </w:p>
        </w:tc>
      </w:tr>
      <w:tr w:rsidR="004F7AE9" w14:paraId="677A8DF6" w14:textId="77777777">
        <w:trPr>
          <w:jc w:val="center"/>
          <w:ins w:id="81"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6C56E393" w14:textId="77777777" w:rsidR="004F7AE9" w:rsidRDefault="00EB3C86">
            <w:pPr>
              <w:spacing w:after="0"/>
              <w:rPr>
                <w:ins w:id="82" w:author="Microsoft Word" w:date="2026-08-22T19:58:00Z" w16du:dateUtc="2026-08-22T07:58:00Z"/>
                <w:rFonts w:hint="eastAsia"/>
              </w:rPr>
            </w:pPr>
            <w:ins w:id="83" w:author="Microsoft Word" w:date="2026-08-22T19:58:00Z" w16du:dateUtc="2026-08-22T07:58:00Z">
              <w:r>
                <w:rPr>
                  <w:sz w:val="16"/>
                </w:rPr>
                <w:t>Medium</w:t>
              </w:r>
            </w:ins>
          </w:p>
        </w:tc>
        <w:tc>
          <w:tcPr>
            <w:tcW w:w="4104"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5C656F9E" w14:textId="77777777" w:rsidR="004F7AE9" w:rsidRDefault="00EB3C86">
            <w:pPr>
              <w:spacing w:after="0"/>
              <w:rPr>
                <w:ins w:id="84" w:author="Microsoft Word" w:date="2026-08-22T19:58:00Z" w16du:dateUtc="2026-08-22T07:58:00Z"/>
                <w:rFonts w:hint="eastAsia"/>
              </w:rPr>
            </w:pPr>
            <w:ins w:id="85" w:author="Microsoft Word" w:date="2026-08-22T19:58:00Z" w16du:dateUtc="2026-08-22T07:58:00Z">
              <w:r>
                <w:rPr>
                  <w:sz w:val="16"/>
                </w:rPr>
                <w:t>Define photography library, consent and licence workflow.</w:t>
              </w:r>
            </w:ins>
          </w:p>
        </w:tc>
        <w:tc>
          <w:tcPr>
            <w:tcW w:w="2232"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3A77EBEC" w14:textId="77777777" w:rsidR="004F7AE9" w:rsidRDefault="00EB3C86">
            <w:pPr>
              <w:spacing w:after="0"/>
              <w:rPr>
                <w:ins w:id="86" w:author="Microsoft Word" w:date="2026-08-22T19:58:00Z" w16du:dateUtc="2026-08-22T07:58:00Z"/>
                <w:rFonts w:hint="eastAsia"/>
              </w:rPr>
            </w:pPr>
            <w:ins w:id="87" w:author="Microsoft Word" w:date="2026-08-22T19:58:00Z" w16du:dateUtc="2026-08-22T07:58:00Z">
              <w:r>
                <w:rPr>
                  <w:sz w:val="16"/>
                </w:rPr>
                <w:t>Marketing owner</w:t>
              </w:r>
            </w:ins>
          </w:p>
        </w:tc>
        <w:tc>
          <w:tcPr>
            <w:tcW w:w="1800" w:type="dxa"/>
            <w:tcBorders>
              <w:top w:val="single" w:sz="4" w:space="0" w:color="E5E1D9"/>
              <w:left w:val="single" w:sz="4" w:space="0" w:color="E5E1D9"/>
              <w:bottom w:val="single" w:sz="4" w:space="0" w:color="E5E1D9"/>
              <w:right w:val="single" w:sz="4" w:space="0" w:color="E5E1D9"/>
            </w:tcBorders>
            <w:shd w:val="clear" w:color="auto" w:fill="FFFFFF"/>
            <w:tcMar>
              <w:top w:w="115" w:type="dxa"/>
              <w:left w:w="130" w:type="dxa"/>
              <w:bottom w:w="115" w:type="dxa"/>
              <w:right w:w="130" w:type="dxa"/>
            </w:tcMar>
            <w:vAlign w:val="center"/>
          </w:tcPr>
          <w:p w14:paraId="25A28950" w14:textId="77777777" w:rsidR="004F7AE9" w:rsidRDefault="00EB3C86">
            <w:pPr>
              <w:spacing w:after="0"/>
              <w:rPr>
                <w:ins w:id="88" w:author="Microsoft Word" w:date="2026-08-22T19:58:00Z" w16du:dateUtc="2026-08-22T07:58:00Z"/>
                <w:rFonts w:hint="eastAsia"/>
              </w:rPr>
            </w:pPr>
            <w:ins w:id="89" w:author="Microsoft Word" w:date="2026-08-22T19:58:00Z" w16du:dateUtc="2026-08-22T07:58:00Z">
              <w:r>
                <w:rPr>
                  <w:sz w:val="16"/>
                </w:rPr>
                <w:t>Open</w:t>
              </w:r>
            </w:ins>
          </w:p>
        </w:tc>
      </w:tr>
      <w:tr w:rsidR="004F7AE9" w14:paraId="38115143" w14:textId="77777777">
        <w:trPr>
          <w:jc w:val="center"/>
          <w:ins w:id="90" w:author="Microsoft Word" w:date="2026-08-22T19:58:00Z" w16du:dateUtc="2026-08-22T07:58:00Z"/>
        </w:trPr>
        <w:tc>
          <w:tcPr>
            <w:tcW w:w="1008"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63A516A4" w14:textId="77777777" w:rsidR="004F7AE9" w:rsidRDefault="00EB3C86">
            <w:pPr>
              <w:spacing w:after="0"/>
              <w:rPr>
                <w:ins w:id="91" w:author="Microsoft Word" w:date="2026-08-22T19:58:00Z" w16du:dateUtc="2026-08-22T07:58:00Z"/>
                <w:rFonts w:hint="eastAsia"/>
              </w:rPr>
            </w:pPr>
            <w:ins w:id="92" w:author="Microsoft Word" w:date="2026-08-22T19:58:00Z" w16du:dateUtc="2026-08-22T07:58:00Z">
              <w:r>
                <w:rPr>
                  <w:sz w:val="16"/>
                </w:rPr>
                <w:t>Low</w:t>
              </w:r>
            </w:ins>
          </w:p>
        </w:tc>
        <w:tc>
          <w:tcPr>
            <w:tcW w:w="4104"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4F629095" w14:textId="77777777" w:rsidR="004F7AE9" w:rsidRDefault="00EB3C86">
            <w:pPr>
              <w:spacing w:after="0"/>
              <w:rPr>
                <w:ins w:id="93" w:author="Microsoft Word" w:date="2026-08-22T19:58:00Z" w16du:dateUtc="2026-08-22T07:58:00Z"/>
                <w:rFonts w:hint="eastAsia"/>
              </w:rPr>
            </w:pPr>
            <w:ins w:id="94" w:author="Microsoft Word" w:date="2026-08-22T19:58:00Z" w16du:dateUtc="2026-08-22T07:58:00Z">
              <w:r>
                <w:rPr>
                  <w:sz w:val="16"/>
                </w:rPr>
                <w:t>Develop approved icon set and extended pattern files.</w:t>
              </w:r>
            </w:ins>
          </w:p>
        </w:tc>
        <w:tc>
          <w:tcPr>
            <w:tcW w:w="2232"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13517966" w14:textId="77777777" w:rsidR="004F7AE9" w:rsidRDefault="00EB3C86">
            <w:pPr>
              <w:spacing w:after="0"/>
              <w:rPr>
                <w:ins w:id="95" w:author="Microsoft Word" w:date="2026-08-22T19:58:00Z" w16du:dateUtc="2026-08-22T07:58:00Z"/>
                <w:rFonts w:hint="eastAsia"/>
              </w:rPr>
            </w:pPr>
            <w:ins w:id="96" w:author="Microsoft Word" w:date="2026-08-22T19:58:00Z" w16du:dateUtc="2026-08-22T07:58:00Z">
              <w:r>
                <w:rPr>
                  <w:sz w:val="16"/>
                </w:rPr>
                <w:t>Designer</w:t>
              </w:r>
            </w:ins>
          </w:p>
        </w:tc>
        <w:tc>
          <w:tcPr>
            <w:tcW w:w="1800" w:type="dxa"/>
            <w:tcBorders>
              <w:top w:val="single" w:sz="4" w:space="0" w:color="E5E1D9"/>
              <w:left w:val="single" w:sz="4" w:space="0" w:color="E5E1D9"/>
              <w:bottom w:val="single" w:sz="4" w:space="0" w:color="E5E1D9"/>
              <w:right w:val="single" w:sz="4" w:space="0" w:color="E5E1D9"/>
            </w:tcBorders>
            <w:shd w:val="clear" w:color="auto" w:fill="F7F5F1"/>
            <w:tcMar>
              <w:top w:w="115" w:type="dxa"/>
              <w:left w:w="130" w:type="dxa"/>
              <w:bottom w:w="115" w:type="dxa"/>
              <w:right w:w="130" w:type="dxa"/>
            </w:tcMar>
            <w:vAlign w:val="center"/>
          </w:tcPr>
          <w:p w14:paraId="37AB0CA8" w14:textId="77777777" w:rsidR="004F7AE9" w:rsidRDefault="00EB3C86">
            <w:pPr>
              <w:spacing w:after="0"/>
              <w:rPr>
                <w:ins w:id="97" w:author="Microsoft Word" w:date="2026-08-22T19:58:00Z" w16du:dateUtc="2026-08-22T07:58:00Z"/>
                <w:rFonts w:hint="eastAsia"/>
              </w:rPr>
            </w:pPr>
            <w:ins w:id="98" w:author="Microsoft Word" w:date="2026-08-22T19:58:00Z" w16du:dateUtc="2026-08-22T07:58:00Z">
              <w:r>
                <w:rPr>
                  <w:sz w:val="16"/>
                </w:rPr>
                <w:t>Open</w:t>
              </w:r>
            </w:ins>
          </w:p>
        </w:tc>
      </w:tr>
    </w:tbl>
    <w:p w14:paraId="060328E3" w14:textId="77777777" w:rsidR="004F7AE9" w:rsidRDefault="00EB3C86">
      <w:pPr>
        <w:pStyle w:val="Eyebrow"/>
        <w:jc w:val="center"/>
        <w:rPr>
          <w:rFonts w:hint="eastAsia"/>
        </w:rPr>
      </w:pPr>
      <w:r>
        <w:t>End of controlled guide</w:t>
      </w:r>
    </w:p>
    <w:p w14:paraId="42443BAB" w14:textId="77777777" w:rsidR="003D2677" w:rsidRDefault="00EB3C86">
      <w:pPr>
        <w:pStyle w:val="Small"/>
        <w:jc w:val="center"/>
        <w:rPr>
          <w:rFonts w:hint="eastAsia"/>
        </w:rPr>
      </w:pPr>
      <w:r>
        <w:t>For exceptions, additions or corrections, update the change proposal and contact the Clariq Brand Steward.</w:t>
      </w:r>
    </w:p>
    <w:p w14:paraId="4EB1F998" w14:textId="77777777" w:rsidR="003D2677" w:rsidRDefault="008421B6">
      <w:pPr>
        <w:pStyle w:val="Eyebrow"/>
        <w:rPr>
          <w:rFonts w:hint="eastAsia"/>
        </w:rPr>
      </w:pPr>
      <w:r>
        <w:t>CLARIQ BRAND SYSTEM</w:t>
      </w:r>
    </w:p>
    <w:p w14:paraId="1CC11A55" w14:textId="77777777" w:rsidR="003D2677" w:rsidRDefault="008421B6">
      <w:pPr>
        <w:pStyle w:val="Heading1"/>
      </w:pPr>
      <w:r>
        <w:t>13  Social publishing system</w:t>
      </w:r>
    </w:p>
    <w:p w14:paraId="371BE7C0" w14:textId="77777777" w:rsidR="003D2677" w:rsidRDefault="008421B6">
      <w:pPr>
        <w:pStyle w:val="Lead"/>
        <w:rPr>
          <w:rFonts w:hint="eastAsia"/>
        </w:rPr>
      </w:pPr>
      <w:r>
        <w:t>Editable post templates for LinkedIn, Facebook, Instagram and TikTok.</w:t>
      </w:r>
    </w:p>
    <w:p w14:paraId="4496856B" w14:textId="77777777" w:rsidR="003D2677" w:rsidRDefault="008421B6">
      <w:pPr>
        <w:pStyle w:val="Heading2"/>
      </w:pPr>
      <w:r>
        <w:t>Purpose</w:t>
      </w:r>
    </w:p>
    <w:p w14:paraId="5D893D73" w14:textId="77777777" w:rsidR="003D2677" w:rsidRDefault="008421B6">
      <w:pPr>
        <w:pStyle w:val="Lead"/>
        <w:rPr>
          <w:rFonts w:hint="eastAsia"/>
        </w:rPr>
      </w:pPr>
      <w:r>
        <w:t>This section turns the Clariq brand system into repeatable social publishing formats. Every template is editable in Word and is designed to work with the separate Clariq social design packs. Replace all square-bracketed prompts before publication.</w:t>
      </w:r>
    </w:p>
    <w:tbl>
      <w:tblPr>
        <w:tblW w:w="0" w:type="auto"/>
        <w:jc w:val="center"/>
        <w:tblLayout w:type="fixed"/>
        <w:tblLook w:val="04A0" w:firstRow="1" w:lastRow="0" w:firstColumn="1" w:lastColumn="0" w:noHBand="0" w:noVBand="1"/>
      </w:tblPr>
      <w:tblGrid>
        <w:gridCol w:w="4917"/>
        <w:gridCol w:w="4917"/>
      </w:tblGrid>
      <w:tr w:rsidR="003D2677" w14:paraId="7095FE1F" w14:textId="77777777">
        <w:trPr>
          <w:jc w:val="center"/>
        </w:trPr>
        <w:tc>
          <w:tcPr>
            <w:tcW w:w="4917" w:type="dxa"/>
            <w:shd w:val="clear" w:color="auto" w:fill="C9AC75"/>
            <w:tcMar>
              <w:top w:w="0" w:type="dxa"/>
              <w:left w:w="0" w:type="dxa"/>
              <w:bottom w:w="0" w:type="dxa"/>
              <w:right w:w="0" w:type="dxa"/>
            </w:tcMar>
          </w:tcPr>
          <w:p w14:paraId="75074DF9" w14:textId="77777777" w:rsidR="003D2677" w:rsidRDefault="003D2677">
            <w:pPr>
              <w:rPr>
                <w:rFonts w:hint="eastAsia"/>
              </w:rPr>
            </w:pPr>
          </w:p>
        </w:tc>
        <w:tc>
          <w:tcPr>
            <w:tcW w:w="4917" w:type="dxa"/>
            <w:shd w:val="clear" w:color="auto" w:fill="F2F0EB"/>
            <w:tcMar>
              <w:top w:w="140" w:type="dxa"/>
              <w:left w:w="180" w:type="dxa"/>
              <w:bottom w:w="140" w:type="dxa"/>
              <w:right w:w="180" w:type="dxa"/>
            </w:tcMar>
          </w:tcPr>
          <w:p w14:paraId="34474A8F" w14:textId="77777777" w:rsidR="003D2677" w:rsidRDefault="008421B6">
            <w:pPr>
              <w:rPr>
                <w:rFonts w:hint="eastAsia"/>
              </w:rPr>
            </w:pPr>
            <w:r>
              <w:rPr>
                <w:b/>
                <w:color w:val="C9AC75"/>
                <w:sz w:val="16"/>
              </w:rPr>
              <w:t>MANDATORY BRAND RULE</w:t>
            </w:r>
          </w:p>
          <w:p w14:paraId="2E042897" w14:textId="77777777" w:rsidR="003D2677" w:rsidRDefault="008421B6">
            <w:pPr>
              <w:rPr>
                <w:rFonts w:hint="eastAsia"/>
              </w:rPr>
            </w:pPr>
            <w:r>
              <w:t>Use the Off Black horizontal Clariq logo as the standard identifier. Keep the logo on a white or Stone White field, use gold as an accent, and maintain strong contrast. Do not recreate or retype the wordmark.</w:t>
            </w:r>
          </w:p>
        </w:tc>
      </w:tr>
    </w:tbl>
    <w:p w14:paraId="4542E03A" w14:textId="77777777" w:rsidR="003D2677" w:rsidRDefault="008421B6">
      <w:pPr>
        <w:pStyle w:val="Heading2"/>
      </w:pPr>
      <w:r>
        <w:t>Universal post anatomy</w:t>
      </w:r>
    </w:p>
    <w:tbl>
      <w:tblPr>
        <w:tblW w:w="0" w:type="auto"/>
        <w:jc w:val="center"/>
        <w:tblLayout w:type="fixed"/>
        <w:tblLook w:val="04A0" w:firstRow="1" w:lastRow="0" w:firstColumn="1" w:lastColumn="0" w:noHBand="0" w:noVBand="1"/>
      </w:tblPr>
      <w:tblGrid>
        <w:gridCol w:w="3278"/>
        <w:gridCol w:w="3278"/>
        <w:gridCol w:w="4896"/>
      </w:tblGrid>
      <w:tr w:rsidR="003D2677" w14:paraId="0C218AB6" w14:textId="77777777">
        <w:trPr>
          <w:jc w:val="center"/>
        </w:trPr>
        <w:tc>
          <w:tcPr>
            <w:tcW w:w="3278" w:type="dxa"/>
            <w:shd w:val="clear" w:color="auto" w:fill="1D1D1B"/>
            <w:tcMar>
              <w:top w:w="110" w:type="dxa"/>
              <w:left w:w="130" w:type="dxa"/>
              <w:bottom w:w="110" w:type="dxa"/>
              <w:right w:w="130" w:type="dxa"/>
            </w:tcMar>
          </w:tcPr>
          <w:p w14:paraId="31A0D961" w14:textId="77777777" w:rsidR="003D2677" w:rsidRDefault="008421B6">
            <w:pPr>
              <w:rPr>
                <w:rFonts w:hint="eastAsia"/>
              </w:rPr>
            </w:pPr>
            <w:r>
              <w:rPr>
                <w:b/>
                <w:color w:val="FAF9F6"/>
                <w:sz w:val="15"/>
              </w:rPr>
              <w:t>ELEMENT</w:t>
            </w:r>
          </w:p>
        </w:tc>
        <w:tc>
          <w:tcPr>
            <w:tcW w:w="3278" w:type="dxa"/>
            <w:shd w:val="clear" w:color="auto" w:fill="1D1D1B"/>
            <w:tcMar>
              <w:top w:w="110" w:type="dxa"/>
              <w:left w:w="130" w:type="dxa"/>
              <w:bottom w:w="110" w:type="dxa"/>
              <w:right w:w="130" w:type="dxa"/>
            </w:tcMar>
          </w:tcPr>
          <w:p w14:paraId="02C01C95" w14:textId="77777777" w:rsidR="003D2677" w:rsidRDefault="008421B6">
            <w:pPr>
              <w:rPr>
                <w:rFonts w:hint="eastAsia"/>
              </w:rPr>
            </w:pPr>
            <w:r>
              <w:rPr>
                <w:b/>
                <w:color w:val="FAF9F6"/>
                <w:sz w:val="15"/>
              </w:rPr>
              <w:t>PURPOSE</w:t>
            </w:r>
          </w:p>
        </w:tc>
        <w:tc>
          <w:tcPr>
            <w:tcW w:w="3278" w:type="dxa"/>
            <w:shd w:val="clear" w:color="auto" w:fill="1D1D1B"/>
            <w:tcMar>
              <w:top w:w="110" w:type="dxa"/>
              <w:left w:w="130" w:type="dxa"/>
              <w:bottom w:w="110" w:type="dxa"/>
              <w:right w:w="130" w:type="dxa"/>
            </w:tcMar>
          </w:tcPr>
          <w:p w14:paraId="1F153867" w14:textId="77777777" w:rsidR="003D2677" w:rsidRDefault="008421B6">
            <w:pPr>
              <w:rPr>
                <w:rFonts w:hint="eastAsia"/>
              </w:rPr>
            </w:pPr>
            <w:r>
              <w:rPr>
                <w:b/>
                <w:color w:val="FAF9F6"/>
                <w:sz w:val="15"/>
              </w:rPr>
              <w:t>EDITING PROMPT</w:t>
            </w:r>
          </w:p>
        </w:tc>
      </w:tr>
      <w:tr w:rsidR="003D2677" w14:paraId="325457A2" w14:textId="77777777">
        <w:trPr>
          <w:jc w:val="center"/>
        </w:trPr>
        <w:tc>
          <w:tcPr>
            <w:tcW w:w="151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DD31093" w14:textId="77777777" w:rsidR="003D2677" w:rsidRDefault="008421B6">
            <w:pPr>
              <w:spacing w:after="0"/>
              <w:rPr>
                <w:rFonts w:hint="eastAsia"/>
              </w:rPr>
            </w:pPr>
            <w:r>
              <w:rPr>
                <w:sz w:val="16"/>
              </w:rPr>
              <w:t>Hook</w:t>
            </w:r>
          </w:p>
        </w:tc>
        <w:tc>
          <w:tcPr>
            <w:tcW w:w="295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252FDAE7" w14:textId="77777777" w:rsidR="003D2677" w:rsidRDefault="008421B6">
            <w:pPr>
              <w:spacing w:after="0"/>
              <w:rPr>
                <w:rFonts w:hint="eastAsia"/>
              </w:rPr>
            </w:pPr>
            <w:r>
              <w:rPr>
                <w:sz w:val="16"/>
              </w:rPr>
              <w:t>Earn attention immediately.</w:t>
            </w:r>
          </w:p>
        </w:tc>
        <w:tc>
          <w:tcPr>
            <w:tcW w:w="4896"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37EDA15E" w14:textId="77777777" w:rsidR="003D2677" w:rsidRDefault="008421B6">
            <w:pPr>
              <w:spacing w:after="0"/>
              <w:rPr>
                <w:rFonts w:hint="eastAsia"/>
              </w:rPr>
            </w:pPr>
            <w:r>
              <w:rPr>
                <w:sz w:val="16"/>
              </w:rPr>
              <w:t>[One clear, specific opening sentence.]</w:t>
            </w:r>
          </w:p>
        </w:tc>
      </w:tr>
      <w:tr w:rsidR="003D2677" w14:paraId="242B5016" w14:textId="77777777">
        <w:trPr>
          <w:jc w:val="center"/>
        </w:trPr>
        <w:tc>
          <w:tcPr>
            <w:tcW w:w="151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68B2BC70" w14:textId="77777777" w:rsidR="003D2677" w:rsidRDefault="008421B6">
            <w:pPr>
              <w:spacing w:after="0"/>
              <w:rPr>
                <w:rFonts w:hint="eastAsia"/>
              </w:rPr>
            </w:pPr>
            <w:r>
              <w:rPr>
                <w:sz w:val="16"/>
              </w:rPr>
              <w:t>Value</w:t>
            </w:r>
          </w:p>
        </w:tc>
        <w:tc>
          <w:tcPr>
            <w:tcW w:w="295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2BF405AE" w14:textId="77777777" w:rsidR="003D2677" w:rsidRDefault="008421B6">
            <w:pPr>
              <w:spacing w:after="0"/>
              <w:rPr>
                <w:rFonts w:hint="eastAsia"/>
              </w:rPr>
            </w:pPr>
            <w:r>
              <w:rPr>
                <w:sz w:val="16"/>
              </w:rPr>
              <w:t>Explain why the topic matters.</w:t>
            </w:r>
          </w:p>
        </w:tc>
        <w:tc>
          <w:tcPr>
            <w:tcW w:w="4896"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4B8ABAC1" w14:textId="77777777" w:rsidR="003D2677" w:rsidRDefault="008421B6">
            <w:pPr>
              <w:spacing w:after="0"/>
              <w:rPr>
                <w:rFonts w:hint="eastAsia"/>
              </w:rPr>
            </w:pPr>
            <w:r>
              <w:rPr>
                <w:sz w:val="16"/>
              </w:rPr>
              <w:t>[Two to four short lines of insight.]</w:t>
            </w:r>
          </w:p>
        </w:tc>
      </w:tr>
      <w:tr w:rsidR="003D2677" w14:paraId="38A1F328" w14:textId="77777777">
        <w:trPr>
          <w:jc w:val="center"/>
        </w:trPr>
        <w:tc>
          <w:tcPr>
            <w:tcW w:w="151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2CAC2AE5" w14:textId="77777777" w:rsidR="003D2677" w:rsidRDefault="008421B6">
            <w:pPr>
              <w:spacing w:after="0"/>
              <w:rPr>
                <w:rFonts w:hint="eastAsia"/>
              </w:rPr>
            </w:pPr>
            <w:r>
              <w:rPr>
                <w:sz w:val="16"/>
              </w:rPr>
              <w:t>Proof</w:t>
            </w:r>
          </w:p>
        </w:tc>
        <w:tc>
          <w:tcPr>
            <w:tcW w:w="295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63F650EE" w14:textId="77777777" w:rsidR="003D2677" w:rsidRDefault="008421B6">
            <w:pPr>
              <w:spacing w:after="0"/>
              <w:rPr>
                <w:rFonts w:hint="eastAsia"/>
              </w:rPr>
            </w:pPr>
            <w:r>
              <w:rPr>
                <w:sz w:val="16"/>
              </w:rPr>
              <w:t>Support the message.</w:t>
            </w:r>
          </w:p>
        </w:tc>
        <w:tc>
          <w:tcPr>
            <w:tcW w:w="4896"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B8BAE12" w14:textId="77777777" w:rsidR="003D2677" w:rsidRDefault="008421B6">
            <w:pPr>
              <w:spacing w:after="0"/>
              <w:rPr>
                <w:rFonts w:hint="eastAsia"/>
              </w:rPr>
            </w:pPr>
            <w:r>
              <w:rPr>
                <w:sz w:val="16"/>
              </w:rPr>
              <w:t>[Fact, example, outcome, source or process.]</w:t>
            </w:r>
          </w:p>
        </w:tc>
      </w:tr>
      <w:tr w:rsidR="003D2677" w14:paraId="67D55482" w14:textId="77777777">
        <w:trPr>
          <w:jc w:val="center"/>
        </w:trPr>
        <w:tc>
          <w:tcPr>
            <w:tcW w:w="151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37FA20DF" w14:textId="77777777" w:rsidR="003D2677" w:rsidRDefault="008421B6">
            <w:pPr>
              <w:spacing w:after="0"/>
              <w:rPr>
                <w:rFonts w:hint="eastAsia"/>
              </w:rPr>
            </w:pPr>
            <w:r>
              <w:rPr>
                <w:sz w:val="16"/>
              </w:rPr>
              <w:t>Takeaway</w:t>
            </w:r>
          </w:p>
        </w:tc>
        <w:tc>
          <w:tcPr>
            <w:tcW w:w="295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11CBCE9A" w14:textId="77777777" w:rsidR="003D2677" w:rsidRDefault="008421B6">
            <w:pPr>
              <w:spacing w:after="0"/>
              <w:rPr>
                <w:rFonts w:hint="eastAsia"/>
              </w:rPr>
            </w:pPr>
            <w:r>
              <w:rPr>
                <w:sz w:val="16"/>
              </w:rPr>
              <w:t>Make the message memorable.</w:t>
            </w:r>
          </w:p>
        </w:tc>
        <w:tc>
          <w:tcPr>
            <w:tcW w:w="4896"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2C19747" w14:textId="77777777" w:rsidR="003D2677" w:rsidRDefault="008421B6">
            <w:pPr>
              <w:spacing w:after="0"/>
              <w:rPr>
                <w:rFonts w:hint="eastAsia"/>
              </w:rPr>
            </w:pPr>
            <w:r>
              <w:rPr>
                <w:sz w:val="16"/>
              </w:rPr>
              <w:t>[One concise conclusion.]</w:t>
            </w:r>
          </w:p>
        </w:tc>
      </w:tr>
      <w:tr w:rsidR="003D2677" w14:paraId="64E2537A" w14:textId="77777777">
        <w:trPr>
          <w:jc w:val="center"/>
        </w:trPr>
        <w:tc>
          <w:tcPr>
            <w:tcW w:w="151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E17F7A2" w14:textId="77777777" w:rsidR="003D2677" w:rsidRDefault="008421B6">
            <w:pPr>
              <w:spacing w:after="0"/>
              <w:rPr>
                <w:rFonts w:hint="eastAsia"/>
              </w:rPr>
            </w:pPr>
            <w:r>
              <w:rPr>
                <w:sz w:val="16"/>
              </w:rPr>
              <w:t>Action</w:t>
            </w:r>
          </w:p>
        </w:tc>
        <w:tc>
          <w:tcPr>
            <w:tcW w:w="295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883FE14" w14:textId="77777777" w:rsidR="003D2677" w:rsidRDefault="008421B6">
            <w:pPr>
              <w:spacing w:after="0"/>
              <w:rPr>
                <w:rFonts w:hint="eastAsia"/>
              </w:rPr>
            </w:pPr>
            <w:r>
              <w:rPr>
                <w:sz w:val="16"/>
              </w:rPr>
              <w:t>Invite the next step.</w:t>
            </w:r>
          </w:p>
        </w:tc>
        <w:tc>
          <w:tcPr>
            <w:tcW w:w="4896"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AB74BC2" w14:textId="77777777" w:rsidR="003D2677" w:rsidRDefault="008421B6">
            <w:pPr>
              <w:spacing w:after="0"/>
              <w:rPr>
                <w:rFonts w:hint="eastAsia"/>
              </w:rPr>
            </w:pPr>
            <w:r>
              <w:rPr>
                <w:sz w:val="16"/>
              </w:rPr>
              <w:t>[Comment, view, enquire, follow or save.]</w:t>
            </w:r>
          </w:p>
        </w:tc>
      </w:tr>
      <w:tr w:rsidR="003D2677" w14:paraId="0B1680D1" w14:textId="77777777">
        <w:trPr>
          <w:jc w:val="center"/>
        </w:trPr>
        <w:tc>
          <w:tcPr>
            <w:tcW w:w="151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9A94EDA" w14:textId="77777777" w:rsidR="003D2677" w:rsidRDefault="008421B6">
            <w:pPr>
              <w:spacing w:after="0"/>
              <w:rPr>
                <w:rFonts w:hint="eastAsia"/>
              </w:rPr>
            </w:pPr>
            <w:r>
              <w:rPr>
                <w:sz w:val="16"/>
              </w:rPr>
              <w:t>Accessibility</w:t>
            </w:r>
          </w:p>
        </w:tc>
        <w:tc>
          <w:tcPr>
            <w:tcW w:w="295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4F42F1BD" w14:textId="77777777" w:rsidR="003D2677" w:rsidRDefault="008421B6">
            <w:pPr>
              <w:spacing w:after="0"/>
              <w:rPr>
                <w:rFonts w:hint="eastAsia"/>
              </w:rPr>
            </w:pPr>
            <w:r>
              <w:rPr>
                <w:sz w:val="16"/>
              </w:rPr>
              <w:t>Make the post usable.</w:t>
            </w:r>
          </w:p>
        </w:tc>
        <w:tc>
          <w:tcPr>
            <w:tcW w:w="4896"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640B2C1" w14:textId="77777777" w:rsidR="003D2677" w:rsidRDefault="008421B6">
            <w:pPr>
              <w:spacing w:after="0"/>
              <w:rPr>
                <w:rFonts w:hint="eastAsia"/>
              </w:rPr>
            </w:pPr>
            <w:r>
              <w:rPr>
                <w:sz w:val="16"/>
              </w:rPr>
              <w:t>[Alt text, captions, readable contrast and plain language.]</w:t>
            </w:r>
          </w:p>
        </w:tc>
      </w:tr>
    </w:tbl>
    <w:p w14:paraId="79587836" w14:textId="77777777" w:rsidR="003D2677" w:rsidRDefault="008421B6">
      <w:pPr>
        <w:pStyle w:val="Heading2"/>
      </w:pPr>
      <w:r>
        <w:t>Cross-platform editing rules</w:t>
      </w:r>
    </w:p>
    <w:p w14:paraId="5208A8DA" w14:textId="77777777" w:rsidR="003D2677" w:rsidRDefault="008421B6">
      <w:pPr>
        <w:pStyle w:val="ListBullet"/>
        <w:rPr>
          <w:rFonts w:hint="eastAsia"/>
        </w:rPr>
      </w:pPr>
      <w:r>
        <w:t>Write the master message once, then adapt the length, pacing and call to action for each platform.</w:t>
      </w:r>
    </w:p>
    <w:p w14:paraId="31428924" w14:textId="77777777" w:rsidR="003D2677" w:rsidRDefault="008421B6">
      <w:pPr>
        <w:pStyle w:val="ListBullet"/>
        <w:rPr>
          <w:rFonts w:hint="eastAsia"/>
        </w:rPr>
      </w:pPr>
      <w:r>
        <w:t>Keep one primary message per post.</w:t>
      </w:r>
    </w:p>
    <w:p w14:paraId="6093EAAA" w14:textId="77777777" w:rsidR="003D2677" w:rsidRDefault="008421B6">
      <w:pPr>
        <w:pStyle w:val="ListBullet"/>
        <w:rPr>
          <w:rFonts w:hint="eastAsia"/>
        </w:rPr>
      </w:pPr>
      <w:r>
        <w:t>Use live text for essential information whenever possible.</w:t>
      </w:r>
    </w:p>
    <w:p w14:paraId="259E6BA1" w14:textId="77777777" w:rsidR="003D2677" w:rsidRDefault="008421B6">
      <w:pPr>
        <w:pStyle w:val="ListBullet"/>
        <w:rPr>
          <w:rFonts w:hint="eastAsia"/>
        </w:rPr>
      </w:pPr>
      <w:r>
        <w:t>Substantiate New Zealand-made, sustainability, performance and impact claims before publication.</w:t>
      </w:r>
    </w:p>
    <w:p w14:paraId="4993BA3B" w14:textId="77777777" w:rsidR="003D2677" w:rsidRDefault="008421B6">
      <w:pPr>
        <w:pStyle w:val="ListBullet"/>
        <w:rPr>
          <w:rFonts w:hint="eastAsia"/>
        </w:rPr>
      </w:pPr>
      <w:r>
        <w:t>Use sentence case. Reserve capitals for short labels and supplied logo artwork.</w:t>
      </w:r>
    </w:p>
    <w:p w14:paraId="435C52DC" w14:textId="77777777" w:rsidR="003D2677" w:rsidRDefault="008421B6">
      <w:pPr>
        <w:pStyle w:val="ListBullet"/>
        <w:rPr>
          <w:rFonts w:hint="eastAsia"/>
        </w:rPr>
      </w:pPr>
      <w:r>
        <w:t>Add alt text to still images and captions to video.</w:t>
      </w:r>
    </w:p>
    <w:p w14:paraId="47E38B34" w14:textId="77777777" w:rsidR="003D2677" w:rsidRDefault="008421B6">
      <w:pPr>
        <w:pStyle w:val="ListBullet"/>
        <w:rPr>
          <w:rFonts w:hint="eastAsia"/>
        </w:rPr>
      </w:pPr>
      <w:r>
        <w:t>Record the content owner, approver, source evidence and publication date for controlled campaigns.</w:t>
      </w:r>
    </w:p>
    <w:p w14:paraId="7F601617" w14:textId="77777777" w:rsidR="003D2677" w:rsidRDefault="008421B6">
      <w:pPr>
        <w:pStyle w:val="Eyebrow"/>
        <w:rPr>
          <w:rFonts w:hint="eastAsia"/>
        </w:rPr>
      </w:pPr>
      <w:r>
        <w:t>CLARIQ BRAND SYSTEM</w:t>
      </w:r>
    </w:p>
    <w:p w14:paraId="243C6625" w14:textId="77777777" w:rsidR="003D2677" w:rsidRDefault="008421B6">
      <w:pPr>
        <w:pStyle w:val="Heading1"/>
      </w:pPr>
      <w:r>
        <w:t>13.1  LinkedIn templates</w:t>
      </w:r>
    </w:p>
    <w:p w14:paraId="3C276199" w14:textId="77777777" w:rsidR="003D2677" w:rsidRDefault="008421B6">
      <w:pPr>
        <w:pStyle w:val="Lead"/>
        <w:rPr>
          <w:rFonts w:hint="eastAsia"/>
        </w:rPr>
      </w:pPr>
      <w:r>
        <w:t>Authority, evidence, partnerships and professional decision-making.</w:t>
      </w:r>
    </w:p>
    <w:p w14:paraId="4DD80159" w14:textId="77777777" w:rsidR="003D2677" w:rsidRDefault="008421B6">
      <w:pPr>
        <w:pStyle w:val="Heading2"/>
      </w:pPr>
      <w:r>
        <w:t>Recommended uses</w:t>
      </w:r>
    </w:p>
    <w:p w14:paraId="72B89A35" w14:textId="77777777" w:rsidR="003D2677" w:rsidRDefault="008421B6">
      <w:pPr>
        <w:rPr>
          <w:rFonts w:hint="eastAsia"/>
        </w:rPr>
      </w:pPr>
      <w:r>
        <w:t>Thought leadership, case studies, project updates, partnership announcements, recruitment and investor-facing progress.</w:t>
      </w:r>
    </w:p>
    <w:tbl>
      <w:tblPr>
        <w:tblW w:w="0" w:type="auto"/>
        <w:jc w:val="center"/>
        <w:tblLayout w:type="fixed"/>
        <w:tblLook w:val="04A0" w:firstRow="1" w:lastRow="0" w:firstColumn="1" w:lastColumn="0" w:noHBand="0" w:noVBand="1"/>
      </w:tblPr>
      <w:tblGrid>
        <w:gridCol w:w="9835"/>
      </w:tblGrid>
      <w:tr w:rsidR="003D2677" w14:paraId="45F52E1F"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2F00CC28" w14:textId="77777777" w:rsidR="003D2677" w:rsidRDefault="008421B6">
            <w:pPr>
              <w:rPr>
                <w:rFonts w:hint="eastAsia"/>
              </w:rPr>
            </w:pPr>
            <w:r>
              <w:rPr>
                <w:b/>
                <w:color w:val="C9AC75"/>
              </w:rPr>
              <w:t>LINKEDIN TEMPLATE A: THOUGHT LEADERSHIP</w:t>
            </w:r>
          </w:p>
          <w:p w14:paraId="4CA4D965" w14:textId="77777777" w:rsidR="003D2677" w:rsidRDefault="008421B6">
            <w:pPr>
              <w:rPr>
                <w:rFonts w:hint="eastAsia"/>
              </w:rPr>
            </w:pPr>
            <w:r>
              <w:rPr>
                <w:b/>
                <w:color w:val="1D1D1B"/>
              </w:rPr>
              <w:t>Opening hook</w:t>
            </w:r>
            <w:r>
              <w:rPr>
                <w:b/>
                <w:color w:val="1D1D1B"/>
              </w:rPr>
              <w:br/>
            </w:r>
            <w:r>
              <w:rPr>
                <w:i/>
                <w:color w:val="BCBAB4"/>
                <w:sz w:val="17"/>
              </w:rPr>
              <w:t>[A direct observation, tension or question. Avoid generic introductions.]</w:t>
            </w:r>
          </w:p>
          <w:p w14:paraId="6B34E0BD" w14:textId="77777777" w:rsidR="003D2677" w:rsidRDefault="008421B6">
            <w:pPr>
              <w:rPr>
                <w:rFonts w:hint="eastAsia"/>
              </w:rPr>
            </w:pPr>
            <w:r>
              <w:rPr>
                <w:b/>
                <w:color w:val="1D1D1B"/>
              </w:rPr>
              <w:t>Point of view</w:t>
            </w:r>
            <w:r>
              <w:rPr>
                <w:b/>
                <w:color w:val="1D1D1B"/>
              </w:rPr>
              <w:br/>
            </w:r>
            <w:r>
              <w:rPr>
                <w:i/>
                <w:color w:val="BCBAB4"/>
                <w:sz w:val="17"/>
              </w:rPr>
              <w:t>[State what Clariq believes and why.]</w:t>
            </w:r>
          </w:p>
          <w:p w14:paraId="669EA5D3" w14:textId="77777777" w:rsidR="003D2677" w:rsidRDefault="008421B6">
            <w:pPr>
              <w:rPr>
                <w:rFonts w:hint="eastAsia"/>
              </w:rPr>
            </w:pPr>
            <w:r>
              <w:rPr>
                <w:b/>
                <w:color w:val="1D1D1B"/>
              </w:rPr>
              <w:t>Evidence</w:t>
            </w:r>
            <w:r>
              <w:rPr>
                <w:b/>
                <w:color w:val="1D1D1B"/>
              </w:rPr>
              <w:br/>
            </w:r>
            <w:r>
              <w:rPr>
                <w:i/>
                <w:color w:val="BCBAB4"/>
                <w:sz w:val="17"/>
              </w:rPr>
              <w:t>[Add a practical example, observed pattern or verified data point.]</w:t>
            </w:r>
          </w:p>
          <w:p w14:paraId="6F4C7088" w14:textId="77777777" w:rsidR="003D2677" w:rsidRDefault="008421B6">
            <w:pPr>
              <w:rPr>
                <w:rFonts w:hint="eastAsia"/>
              </w:rPr>
            </w:pPr>
            <w:r>
              <w:rPr>
                <w:b/>
                <w:color w:val="1D1D1B"/>
              </w:rPr>
              <w:t>Implication</w:t>
            </w:r>
            <w:r>
              <w:rPr>
                <w:b/>
                <w:color w:val="1D1D1B"/>
              </w:rPr>
              <w:br/>
            </w:r>
            <w:r>
              <w:rPr>
                <w:i/>
                <w:color w:val="BCBAB4"/>
                <w:sz w:val="17"/>
              </w:rPr>
              <w:t>[Explain what this means for customers, partners or the sector.]</w:t>
            </w:r>
          </w:p>
          <w:p w14:paraId="62860C49" w14:textId="77777777" w:rsidR="003D2677" w:rsidRDefault="008421B6">
            <w:pPr>
              <w:rPr>
                <w:rFonts w:hint="eastAsia"/>
              </w:rPr>
            </w:pPr>
            <w:r>
              <w:rPr>
                <w:b/>
                <w:color w:val="1D1D1B"/>
              </w:rPr>
              <w:t>Closing action</w:t>
            </w:r>
            <w:r>
              <w:rPr>
                <w:b/>
                <w:color w:val="1D1D1B"/>
              </w:rPr>
              <w:br/>
            </w:r>
            <w:r>
              <w:rPr>
                <w:i/>
                <w:color w:val="BCBAB4"/>
                <w:sz w:val="17"/>
              </w:rPr>
              <w:t>[Invite a considered response, conversation or document view.]</w:t>
            </w:r>
          </w:p>
          <w:p w14:paraId="4B924887" w14:textId="77777777" w:rsidR="003D2677" w:rsidRDefault="008421B6">
            <w:pPr>
              <w:rPr>
                <w:rFonts w:hint="eastAsia"/>
              </w:rPr>
            </w:pPr>
            <w:r>
              <w:rPr>
                <w:b/>
                <w:color w:val="1D1D1B"/>
              </w:rPr>
              <w:t>Hashtags</w:t>
            </w:r>
            <w:r>
              <w:rPr>
                <w:b/>
                <w:color w:val="1D1D1B"/>
              </w:rPr>
              <w:br/>
            </w:r>
            <w:r>
              <w:rPr>
                <w:i/>
                <w:color w:val="BCBAB4"/>
                <w:sz w:val="17"/>
              </w:rPr>
              <w:t>[Use a small set of relevant, specific terms.]</w:t>
            </w:r>
          </w:p>
        </w:tc>
      </w:tr>
    </w:tbl>
    <w:p w14:paraId="69F73540" w14:textId="77777777" w:rsidR="003D2677" w:rsidRDefault="008421B6">
      <w:pPr>
        <w:pStyle w:val="Heading3"/>
      </w:pPr>
      <w:r>
        <w:t>Example</w:t>
      </w:r>
    </w:p>
    <w:p w14:paraId="4BC2B7DC" w14:textId="77777777" w:rsidR="003D2677" w:rsidRDefault="008421B6">
      <w:pPr>
        <w:rPr>
          <w:rFonts w:hint="eastAsia"/>
        </w:rPr>
      </w:pPr>
      <w:r>
        <w:t>Complexity is expensive. It slows decisions, hides waste and reduces confidence. Clariq is built around a simple belief: clear systems create better outcomes. When information, responsibilities and evidence are visible, teams can act with greater certainty. What part of your operation would benefit most from greater clarity?</w:t>
      </w:r>
    </w:p>
    <w:tbl>
      <w:tblPr>
        <w:tblW w:w="0" w:type="auto"/>
        <w:jc w:val="center"/>
        <w:tblLayout w:type="fixed"/>
        <w:tblLook w:val="04A0" w:firstRow="1" w:lastRow="0" w:firstColumn="1" w:lastColumn="0" w:noHBand="0" w:noVBand="1"/>
      </w:tblPr>
      <w:tblGrid>
        <w:gridCol w:w="9835"/>
      </w:tblGrid>
      <w:tr w:rsidR="003D2677" w14:paraId="60B04B52"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08144413" w14:textId="77777777" w:rsidR="003D2677" w:rsidRDefault="008421B6">
            <w:pPr>
              <w:rPr>
                <w:rFonts w:hint="eastAsia"/>
              </w:rPr>
            </w:pPr>
            <w:r>
              <w:rPr>
                <w:b/>
                <w:color w:val="C9AC75"/>
              </w:rPr>
              <w:t>LINKEDIN TEMPLATE B: CASE STUDY</w:t>
            </w:r>
          </w:p>
          <w:p w14:paraId="0C843584" w14:textId="77777777" w:rsidR="003D2677" w:rsidRDefault="008421B6">
            <w:pPr>
              <w:rPr>
                <w:rFonts w:hint="eastAsia"/>
              </w:rPr>
            </w:pPr>
            <w:r>
              <w:rPr>
                <w:b/>
                <w:color w:val="1D1D1B"/>
              </w:rPr>
              <w:t>Headline</w:t>
            </w:r>
            <w:r>
              <w:rPr>
                <w:b/>
                <w:color w:val="1D1D1B"/>
              </w:rPr>
              <w:br/>
            </w:r>
            <w:r>
              <w:rPr>
                <w:i/>
                <w:color w:val="BCBAB4"/>
                <w:sz w:val="17"/>
              </w:rPr>
              <w:t>[Outcome-led statement.]</w:t>
            </w:r>
          </w:p>
          <w:p w14:paraId="4705CDAA" w14:textId="77777777" w:rsidR="003D2677" w:rsidRDefault="008421B6">
            <w:pPr>
              <w:rPr>
                <w:rFonts w:hint="eastAsia"/>
              </w:rPr>
            </w:pPr>
            <w:r>
              <w:rPr>
                <w:b/>
                <w:color w:val="1D1D1B"/>
              </w:rPr>
              <w:t>Situation</w:t>
            </w:r>
            <w:r>
              <w:rPr>
                <w:b/>
                <w:color w:val="1D1D1B"/>
              </w:rPr>
              <w:br/>
            </w:r>
            <w:r>
              <w:rPr>
                <w:i/>
                <w:color w:val="BCBAB4"/>
                <w:sz w:val="17"/>
              </w:rPr>
              <w:t>[What was happening before?]</w:t>
            </w:r>
          </w:p>
          <w:p w14:paraId="44AFBBE3" w14:textId="77777777" w:rsidR="003D2677" w:rsidRDefault="008421B6">
            <w:pPr>
              <w:rPr>
                <w:rFonts w:hint="eastAsia"/>
              </w:rPr>
            </w:pPr>
            <w:r>
              <w:rPr>
                <w:b/>
                <w:color w:val="1D1D1B"/>
              </w:rPr>
              <w:t>Response</w:t>
            </w:r>
            <w:r>
              <w:rPr>
                <w:b/>
                <w:color w:val="1D1D1B"/>
              </w:rPr>
              <w:br/>
            </w:r>
            <w:r>
              <w:rPr>
                <w:i/>
                <w:color w:val="BCBAB4"/>
                <w:sz w:val="17"/>
              </w:rPr>
              <w:t>[What Clariq changed or delivered.]</w:t>
            </w:r>
          </w:p>
          <w:p w14:paraId="24C7D818" w14:textId="77777777" w:rsidR="003D2677" w:rsidRDefault="008421B6">
            <w:pPr>
              <w:rPr>
                <w:rFonts w:hint="eastAsia"/>
              </w:rPr>
            </w:pPr>
            <w:r>
              <w:rPr>
                <w:b/>
                <w:color w:val="1D1D1B"/>
              </w:rPr>
              <w:t>Result</w:t>
            </w:r>
            <w:r>
              <w:rPr>
                <w:b/>
                <w:color w:val="1D1D1B"/>
              </w:rPr>
              <w:br/>
            </w:r>
            <w:r>
              <w:rPr>
                <w:i/>
                <w:color w:val="BCBAB4"/>
                <w:sz w:val="17"/>
              </w:rPr>
              <w:t>[Verified outcome, evidence or milestone.]</w:t>
            </w:r>
          </w:p>
          <w:p w14:paraId="21B9E863" w14:textId="77777777" w:rsidR="003D2677" w:rsidRDefault="008421B6">
            <w:pPr>
              <w:rPr>
                <w:rFonts w:hint="eastAsia"/>
              </w:rPr>
            </w:pPr>
            <w:r>
              <w:rPr>
                <w:b/>
                <w:color w:val="1D1D1B"/>
              </w:rPr>
              <w:t>Learning</w:t>
            </w:r>
            <w:r>
              <w:rPr>
                <w:b/>
                <w:color w:val="1D1D1B"/>
              </w:rPr>
              <w:br/>
            </w:r>
            <w:r>
              <w:rPr>
                <w:i/>
                <w:color w:val="BCBAB4"/>
                <w:sz w:val="17"/>
              </w:rPr>
              <w:t>[One useful lesson for the reader.]</w:t>
            </w:r>
          </w:p>
          <w:p w14:paraId="7414E55E" w14:textId="77777777" w:rsidR="003D2677" w:rsidRDefault="008421B6">
            <w:pPr>
              <w:rPr>
                <w:rFonts w:hint="eastAsia"/>
              </w:rPr>
            </w:pPr>
            <w:r>
              <w:rPr>
                <w:b/>
                <w:color w:val="1D1D1B"/>
              </w:rPr>
              <w:t>Action</w:t>
            </w:r>
            <w:r>
              <w:rPr>
                <w:b/>
                <w:color w:val="1D1D1B"/>
              </w:rPr>
              <w:br/>
            </w:r>
            <w:r>
              <w:rPr>
                <w:i/>
                <w:color w:val="BCBAB4"/>
                <w:sz w:val="17"/>
              </w:rPr>
              <w:t>[View, enquire or discuss.]</w:t>
            </w:r>
          </w:p>
        </w:tc>
      </w:tr>
      <w:tr w:rsidR="003D2677" w14:paraId="4FA99AB6"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66467283" w14:textId="77777777" w:rsidR="003D2677" w:rsidRDefault="008421B6">
            <w:pPr>
              <w:rPr>
                <w:rFonts w:hint="eastAsia"/>
              </w:rPr>
            </w:pPr>
            <w:r>
              <w:rPr>
                <w:b/>
                <w:color w:val="C9AC75"/>
              </w:rPr>
              <w:t>LINKEDIN TEMPLATE C: PARTNERSHIP OR MILESTONE</w:t>
            </w:r>
          </w:p>
          <w:p w14:paraId="37A3F0BE" w14:textId="77777777" w:rsidR="003D2677" w:rsidRDefault="008421B6">
            <w:pPr>
              <w:rPr>
                <w:rFonts w:hint="eastAsia"/>
              </w:rPr>
            </w:pPr>
            <w:r>
              <w:rPr>
                <w:b/>
                <w:color w:val="1D1D1B"/>
              </w:rPr>
              <w:t>Announcement</w:t>
            </w:r>
            <w:r>
              <w:rPr>
                <w:b/>
                <w:color w:val="1D1D1B"/>
              </w:rPr>
              <w:br/>
            </w:r>
            <w:r>
              <w:rPr>
                <w:i/>
                <w:color w:val="BCBAB4"/>
                <w:sz w:val="17"/>
              </w:rPr>
              <w:t>[What has happened?]</w:t>
            </w:r>
          </w:p>
          <w:p w14:paraId="27578B1B" w14:textId="77777777" w:rsidR="003D2677" w:rsidRDefault="008421B6">
            <w:pPr>
              <w:rPr>
                <w:rFonts w:hint="eastAsia"/>
              </w:rPr>
            </w:pPr>
            <w:r>
              <w:rPr>
                <w:b/>
                <w:color w:val="1D1D1B"/>
              </w:rPr>
              <w:t>Why it matters</w:t>
            </w:r>
            <w:r>
              <w:rPr>
                <w:b/>
                <w:color w:val="1D1D1B"/>
              </w:rPr>
              <w:br/>
            </w:r>
            <w:r>
              <w:rPr>
                <w:i/>
                <w:color w:val="BCBAB4"/>
                <w:sz w:val="17"/>
              </w:rPr>
              <w:t>[Strategic or practical relevance.]</w:t>
            </w:r>
          </w:p>
          <w:p w14:paraId="64805BBB" w14:textId="77777777" w:rsidR="003D2677" w:rsidRDefault="008421B6">
            <w:pPr>
              <w:rPr>
                <w:rFonts w:hint="eastAsia"/>
              </w:rPr>
            </w:pPr>
            <w:r>
              <w:rPr>
                <w:b/>
                <w:color w:val="1D1D1B"/>
              </w:rPr>
              <w:t>Contributors</w:t>
            </w:r>
            <w:r>
              <w:rPr>
                <w:b/>
                <w:color w:val="1D1D1B"/>
              </w:rPr>
              <w:br/>
            </w:r>
            <w:r>
              <w:rPr>
                <w:i/>
                <w:color w:val="BCBAB4"/>
                <w:sz w:val="17"/>
              </w:rPr>
              <w:t>[Name approved organisations or roles.]</w:t>
            </w:r>
          </w:p>
          <w:p w14:paraId="2B4BF55E" w14:textId="77777777" w:rsidR="003D2677" w:rsidRDefault="008421B6">
            <w:pPr>
              <w:rPr>
                <w:rFonts w:hint="eastAsia"/>
              </w:rPr>
            </w:pPr>
            <w:r>
              <w:rPr>
                <w:b/>
                <w:color w:val="1D1D1B"/>
              </w:rPr>
              <w:t>Next phase</w:t>
            </w:r>
            <w:r>
              <w:rPr>
                <w:b/>
                <w:color w:val="1D1D1B"/>
              </w:rPr>
              <w:br/>
            </w:r>
            <w:r>
              <w:rPr>
                <w:i/>
                <w:color w:val="BCBAB4"/>
                <w:sz w:val="17"/>
              </w:rPr>
              <w:t>[What happens now?]</w:t>
            </w:r>
          </w:p>
          <w:p w14:paraId="1C10E839" w14:textId="77777777" w:rsidR="003D2677" w:rsidRDefault="008421B6">
            <w:pPr>
              <w:rPr>
                <w:rFonts w:hint="eastAsia"/>
              </w:rPr>
            </w:pPr>
            <w:r>
              <w:rPr>
                <w:b/>
                <w:color w:val="1D1D1B"/>
              </w:rPr>
              <w:t>Acknowledgement</w:t>
            </w:r>
            <w:r>
              <w:rPr>
                <w:b/>
                <w:color w:val="1D1D1B"/>
              </w:rPr>
              <w:br/>
            </w:r>
            <w:r>
              <w:rPr>
                <w:i/>
                <w:color w:val="BCBAB4"/>
                <w:sz w:val="17"/>
              </w:rPr>
              <w:t>[Thank relevant contributors without overclaiming.]</w:t>
            </w:r>
          </w:p>
        </w:tc>
      </w:tr>
    </w:tbl>
    <w:p w14:paraId="38A12750" w14:textId="77777777" w:rsidR="003D2677" w:rsidRDefault="008421B6">
      <w:pPr>
        <w:pStyle w:val="Eyebrow"/>
        <w:rPr>
          <w:rFonts w:hint="eastAsia"/>
        </w:rPr>
      </w:pPr>
      <w:r>
        <w:t>CLARIQ BRAND SYSTEM</w:t>
      </w:r>
    </w:p>
    <w:p w14:paraId="196DF0D2" w14:textId="77777777" w:rsidR="003D2677" w:rsidRDefault="008421B6">
      <w:pPr>
        <w:pStyle w:val="Heading1"/>
      </w:pPr>
      <w:r>
        <w:t>13.2  Facebook templates</w:t>
      </w:r>
    </w:p>
    <w:p w14:paraId="29BC6A14" w14:textId="77777777" w:rsidR="003D2677" w:rsidRDefault="008421B6">
      <w:pPr>
        <w:pStyle w:val="Lead"/>
        <w:rPr>
          <w:rFonts w:hint="eastAsia"/>
        </w:rPr>
      </w:pPr>
      <w:r>
        <w:t>Community connection, accessible updates and practical participation.</w:t>
      </w:r>
    </w:p>
    <w:p w14:paraId="3C3E472D" w14:textId="77777777" w:rsidR="003D2677" w:rsidRDefault="008421B6">
      <w:pPr>
        <w:pStyle w:val="Heading2"/>
      </w:pPr>
      <w:r>
        <w:t>Recommended uses</w:t>
      </w:r>
    </w:p>
    <w:p w14:paraId="3C3D4EE2" w14:textId="77777777" w:rsidR="003D2677" w:rsidRDefault="008421B6">
      <w:pPr>
        <w:rPr>
          <w:rFonts w:hint="eastAsia"/>
        </w:rPr>
      </w:pPr>
      <w:r>
        <w:t>Community updates, event notices, project progress, local stories, customer information and shareable educational content.</w:t>
      </w:r>
    </w:p>
    <w:tbl>
      <w:tblPr>
        <w:tblW w:w="0" w:type="auto"/>
        <w:jc w:val="center"/>
        <w:tblLayout w:type="fixed"/>
        <w:tblLook w:val="04A0" w:firstRow="1" w:lastRow="0" w:firstColumn="1" w:lastColumn="0" w:noHBand="0" w:noVBand="1"/>
      </w:tblPr>
      <w:tblGrid>
        <w:gridCol w:w="9835"/>
      </w:tblGrid>
      <w:tr w:rsidR="003D2677" w14:paraId="0EFFF20E"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1707FD29" w14:textId="77777777" w:rsidR="003D2677" w:rsidRDefault="008421B6">
            <w:pPr>
              <w:rPr>
                <w:rFonts w:hint="eastAsia"/>
              </w:rPr>
            </w:pPr>
            <w:r>
              <w:rPr>
                <w:b/>
                <w:color w:val="C9AC75"/>
              </w:rPr>
              <w:t>FACEBOOK TEMPLATE A: COMMUNITY UPDATE</w:t>
            </w:r>
          </w:p>
          <w:p w14:paraId="2887C532" w14:textId="77777777" w:rsidR="003D2677" w:rsidRDefault="008421B6">
            <w:pPr>
              <w:rPr>
                <w:rFonts w:hint="eastAsia"/>
              </w:rPr>
            </w:pPr>
            <w:r>
              <w:rPr>
                <w:b/>
                <w:color w:val="1D1D1B"/>
              </w:rPr>
              <w:t>Headline</w:t>
            </w:r>
            <w:r>
              <w:rPr>
                <w:b/>
                <w:color w:val="1D1D1B"/>
              </w:rPr>
              <w:br/>
            </w:r>
            <w:r>
              <w:rPr>
                <w:i/>
                <w:color w:val="BCBAB4"/>
                <w:sz w:val="17"/>
              </w:rPr>
              <w:t>[Plain-language update.]</w:t>
            </w:r>
          </w:p>
          <w:p w14:paraId="7BA4C496" w14:textId="77777777" w:rsidR="003D2677" w:rsidRDefault="008421B6">
            <w:pPr>
              <w:rPr>
                <w:rFonts w:hint="eastAsia"/>
              </w:rPr>
            </w:pPr>
            <w:r>
              <w:rPr>
                <w:b/>
                <w:color w:val="1D1D1B"/>
              </w:rPr>
              <w:t>What happened</w:t>
            </w:r>
            <w:r>
              <w:rPr>
                <w:b/>
                <w:color w:val="1D1D1B"/>
              </w:rPr>
              <w:br/>
            </w:r>
            <w:r>
              <w:rPr>
                <w:i/>
                <w:color w:val="BCBAB4"/>
                <w:sz w:val="17"/>
              </w:rPr>
              <w:t>[Short factual summary.]</w:t>
            </w:r>
          </w:p>
          <w:p w14:paraId="7B169BE2" w14:textId="77777777" w:rsidR="003D2677" w:rsidRDefault="008421B6">
            <w:pPr>
              <w:rPr>
                <w:rFonts w:hint="eastAsia"/>
              </w:rPr>
            </w:pPr>
            <w:r>
              <w:rPr>
                <w:b/>
                <w:color w:val="1D1D1B"/>
              </w:rPr>
              <w:t>Why it matters locally</w:t>
            </w:r>
            <w:r>
              <w:rPr>
                <w:b/>
                <w:color w:val="1D1D1B"/>
              </w:rPr>
              <w:br/>
            </w:r>
            <w:r>
              <w:rPr>
                <w:i/>
                <w:color w:val="BCBAB4"/>
                <w:sz w:val="17"/>
              </w:rPr>
              <w:t>[Community relevance.]</w:t>
            </w:r>
          </w:p>
          <w:p w14:paraId="2D6734CC" w14:textId="77777777" w:rsidR="003D2677" w:rsidRDefault="008421B6">
            <w:pPr>
              <w:rPr>
                <w:rFonts w:hint="eastAsia"/>
              </w:rPr>
            </w:pPr>
            <w:r>
              <w:rPr>
                <w:b/>
                <w:color w:val="1D1D1B"/>
              </w:rPr>
              <w:t>What happens next</w:t>
            </w:r>
            <w:r>
              <w:rPr>
                <w:b/>
                <w:color w:val="1D1D1B"/>
              </w:rPr>
              <w:br/>
            </w:r>
            <w:r>
              <w:rPr>
                <w:i/>
                <w:color w:val="BCBAB4"/>
                <w:sz w:val="17"/>
              </w:rPr>
              <w:t>[Next step, timing or participation.]</w:t>
            </w:r>
          </w:p>
          <w:p w14:paraId="6B614E26" w14:textId="77777777" w:rsidR="003D2677" w:rsidRDefault="008421B6">
            <w:pPr>
              <w:rPr>
                <w:rFonts w:hint="eastAsia"/>
              </w:rPr>
            </w:pPr>
            <w:r>
              <w:rPr>
                <w:b/>
                <w:color w:val="1D1D1B"/>
              </w:rPr>
              <w:t>Action</w:t>
            </w:r>
            <w:r>
              <w:rPr>
                <w:b/>
                <w:color w:val="1D1D1B"/>
              </w:rPr>
              <w:br/>
            </w:r>
            <w:r>
              <w:rPr>
                <w:i/>
                <w:color w:val="BCBAB4"/>
                <w:sz w:val="17"/>
              </w:rPr>
              <w:t>[Comment, share, attend or follow.]</w:t>
            </w:r>
          </w:p>
        </w:tc>
      </w:tr>
    </w:tbl>
    <w:p w14:paraId="0BF5CC72" w14:textId="77777777" w:rsidR="003D2677" w:rsidRDefault="008421B6">
      <w:pPr>
        <w:pStyle w:val="Heading3"/>
      </w:pPr>
      <w:r>
        <w:t>Example</w:t>
      </w:r>
    </w:p>
    <w:p w14:paraId="6FB0DE38" w14:textId="77777777" w:rsidR="003D2677" w:rsidRDefault="008421B6">
      <w:pPr>
        <w:rPr>
          <w:rFonts w:hint="eastAsia"/>
        </w:rPr>
      </w:pPr>
      <w:r>
        <w:t>A practical step forward. This week, the Clariq team completed [project milestone]. The work supports [clear local outcome] and gives the next phase a strong foundation. We will share the next verified update when [next milestone] is complete.</w:t>
      </w:r>
    </w:p>
    <w:tbl>
      <w:tblPr>
        <w:tblW w:w="0" w:type="auto"/>
        <w:jc w:val="center"/>
        <w:tblLayout w:type="fixed"/>
        <w:tblLook w:val="04A0" w:firstRow="1" w:lastRow="0" w:firstColumn="1" w:lastColumn="0" w:noHBand="0" w:noVBand="1"/>
      </w:tblPr>
      <w:tblGrid>
        <w:gridCol w:w="9835"/>
      </w:tblGrid>
      <w:tr w:rsidR="003D2677" w14:paraId="67DE36DE"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6F49FC02" w14:textId="77777777" w:rsidR="003D2677" w:rsidRDefault="008421B6">
            <w:pPr>
              <w:rPr>
                <w:rFonts w:hint="eastAsia"/>
              </w:rPr>
            </w:pPr>
            <w:r>
              <w:rPr>
                <w:b/>
                <w:color w:val="C9AC75"/>
              </w:rPr>
              <w:t>FACEBOOK TEMPLATE B: EVENT OR INVITATION</w:t>
            </w:r>
          </w:p>
          <w:p w14:paraId="0455C7B3" w14:textId="77777777" w:rsidR="003D2677" w:rsidRDefault="008421B6">
            <w:pPr>
              <w:rPr>
                <w:rFonts w:hint="eastAsia"/>
              </w:rPr>
            </w:pPr>
            <w:r>
              <w:rPr>
                <w:b/>
                <w:color w:val="1D1D1B"/>
              </w:rPr>
              <w:t>Event name</w:t>
            </w:r>
            <w:r>
              <w:rPr>
                <w:b/>
                <w:color w:val="1D1D1B"/>
              </w:rPr>
              <w:br/>
            </w:r>
            <w:r>
              <w:rPr>
                <w:i/>
                <w:color w:val="BCBAB4"/>
                <w:sz w:val="17"/>
              </w:rPr>
              <w:t>[Clear event title.]</w:t>
            </w:r>
          </w:p>
          <w:p w14:paraId="69DAD1F3" w14:textId="77777777" w:rsidR="003D2677" w:rsidRDefault="008421B6">
            <w:pPr>
              <w:rPr>
                <w:rFonts w:hint="eastAsia"/>
              </w:rPr>
            </w:pPr>
            <w:r>
              <w:rPr>
                <w:b/>
                <w:color w:val="1D1D1B"/>
              </w:rPr>
              <w:t>Purpose</w:t>
            </w:r>
            <w:r>
              <w:rPr>
                <w:b/>
                <w:color w:val="1D1D1B"/>
              </w:rPr>
              <w:br/>
            </w:r>
            <w:r>
              <w:rPr>
                <w:i/>
                <w:color w:val="BCBAB4"/>
                <w:sz w:val="17"/>
              </w:rPr>
              <w:t>[Why someone should attend.]</w:t>
            </w:r>
          </w:p>
          <w:p w14:paraId="0AB552C3" w14:textId="77777777" w:rsidR="003D2677" w:rsidRDefault="008421B6">
            <w:pPr>
              <w:rPr>
                <w:rFonts w:hint="eastAsia"/>
              </w:rPr>
            </w:pPr>
            <w:r>
              <w:rPr>
                <w:b/>
                <w:color w:val="1D1D1B"/>
              </w:rPr>
              <w:t>Date, time and location</w:t>
            </w:r>
            <w:r>
              <w:rPr>
                <w:b/>
                <w:color w:val="1D1D1B"/>
              </w:rPr>
              <w:br/>
            </w:r>
            <w:r>
              <w:rPr>
                <w:i/>
                <w:color w:val="BCBAB4"/>
                <w:sz w:val="17"/>
              </w:rPr>
              <w:t>[Verified details.]</w:t>
            </w:r>
          </w:p>
          <w:p w14:paraId="6934C380" w14:textId="77777777" w:rsidR="003D2677" w:rsidRDefault="008421B6">
            <w:pPr>
              <w:rPr>
                <w:rFonts w:hint="eastAsia"/>
              </w:rPr>
            </w:pPr>
            <w:r>
              <w:rPr>
                <w:b/>
                <w:color w:val="1D1D1B"/>
              </w:rPr>
              <w:t>What to expect</w:t>
            </w:r>
            <w:r>
              <w:rPr>
                <w:b/>
                <w:color w:val="1D1D1B"/>
              </w:rPr>
              <w:br/>
            </w:r>
            <w:r>
              <w:rPr>
                <w:i/>
                <w:color w:val="BCBAB4"/>
                <w:sz w:val="17"/>
              </w:rPr>
              <w:t>[Three concise points.]</w:t>
            </w:r>
          </w:p>
          <w:p w14:paraId="283CFC57" w14:textId="77777777" w:rsidR="003D2677" w:rsidRDefault="008421B6">
            <w:pPr>
              <w:rPr>
                <w:rFonts w:hint="eastAsia"/>
              </w:rPr>
            </w:pPr>
            <w:r>
              <w:rPr>
                <w:b/>
                <w:color w:val="1D1D1B"/>
              </w:rPr>
              <w:t>Access information</w:t>
            </w:r>
            <w:r>
              <w:rPr>
                <w:b/>
                <w:color w:val="1D1D1B"/>
              </w:rPr>
              <w:br/>
            </w:r>
            <w:r>
              <w:rPr>
                <w:i/>
                <w:color w:val="BCBAB4"/>
                <w:sz w:val="17"/>
              </w:rPr>
              <w:t>[Booking, accessibility, cost or eligibility.]</w:t>
            </w:r>
          </w:p>
          <w:p w14:paraId="46A94C3A" w14:textId="77777777" w:rsidR="003D2677" w:rsidRDefault="008421B6">
            <w:pPr>
              <w:rPr>
                <w:rFonts w:hint="eastAsia"/>
              </w:rPr>
            </w:pPr>
            <w:r>
              <w:rPr>
                <w:b/>
                <w:color w:val="1D1D1B"/>
              </w:rPr>
              <w:t>Action</w:t>
            </w:r>
            <w:r>
              <w:rPr>
                <w:b/>
                <w:color w:val="1D1D1B"/>
              </w:rPr>
              <w:br/>
            </w:r>
            <w:r>
              <w:rPr>
                <w:i/>
                <w:color w:val="BCBAB4"/>
                <w:sz w:val="17"/>
              </w:rPr>
              <w:t>[Register or respond.]</w:t>
            </w:r>
          </w:p>
        </w:tc>
      </w:tr>
      <w:tr w:rsidR="003D2677" w14:paraId="26B90604"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52EBCEC5" w14:textId="77777777" w:rsidR="003D2677" w:rsidRDefault="008421B6">
            <w:pPr>
              <w:rPr>
                <w:rFonts w:hint="eastAsia"/>
              </w:rPr>
            </w:pPr>
            <w:r>
              <w:rPr>
                <w:b/>
                <w:color w:val="C9AC75"/>
              </w:rPr>
              <w:t>FACEBOOK TEMPLATE C: EDUCATIONAL STORY</w:t>
            </w:r>
          </w:p>
          <w:p w14:paraId="3B683987" w14:textId="77777777" w:rsidR="003D2677" w:rsidRDefault="008421B6">
            <w:pPr>
              <w:rPr>
                <w:rFonts w:hint="eastAsia"/>
              </w:rPr>
            </w:pPr>
            <w:r>
              <w:rPr>
                <w:b/>
                <w:color w:val="1D1D1B"/>
              </w:rPr>
              <w:t>Question</w:t>
            </w:r>
            <w:r>
              <w:rPr>
                <w:b/>
                <w:color w:val="1D1D1B"/>
              </w:rPr>
              <w:br/>
            </w:r>
            <w:r>
              <w:rPr>
                <w:i/>
                <w:color w:val="BCBAB4"/>
                <w:sz w:val="17"/>
              </w:rPr>
              <w:t>[A practical community question.]</w:t>
            </w:r>
          </w:p>
          <w:p w14:paraId="2873C158" w14:textId="77777777" w:rsidR="003D2677" w:rsidRDefault="008421B6">
            <w:pPr>
              <w:rPr>
                <w:rFonts w:hint="eastAsia"/>
              </w:rPr>
            </w:pPr>
            <w:r>
              <w:rPr>
                <w:b/>
                <w:color w:val="1D1D1B"/>
              </w:rPr>
              <w:t>Simple explanation</w:t>
            </w:r>
            <w:r>
              <w:rPr>
                <w:b/>
                <w:color w:val="1D1D1B"/>
              </w:rPr>
              <w:br/>
            </w:r>
            <w:r>
              <w:rPr>
                <w:i/>
                <w:color w:val="BCBAB4"/>
                <w:sz w:val="17"/>
              </w:rPr>
              <w:t>[Explain without jargon.]</w:t>
            </w:r>
          </w:p>
          <w:p w14:paraId="7BCD0383" w14:textId="77777777" w:rsidR="003D2677" w:rsidRDefault="008421B6">
            <w:pPr>
              <w:rPr>
                <w:rFonts w:hint="eastAsia"/>
              </w:rPr>
            </w:pPr>
            <w:r>
              <w:rPr>
                <w:b/>
                <w:color w:val="1D1D1B"/>
              </w:rPr>
              <w:t>Why it matters</w:t>
            </w:r>
            <w:r>
              <w:rPr>
                <w:b/>
                <w:color w:val="1D1D1B"/>
              </w:rPr>
              <w:br/>
            </w:r>
            <w:r>
              <w:rPr>
                <w:i/>
                <w:color w:val="BCBAB4"/>
                <w:sz w:val="17"/>
              </w:rPr>
              <w:t>[Local or everyday relevance.]</w:t>
            </w:r>
          </w:p>
          <w:p w14:paraId="030CC1CA" w14:textId="77777777" w:rsidR="003D2677" w:rsidRDefault="008421B6">
            <w:pPr>
              <w:rPr>
                <w:rFonts w:hint="eastAsia"/>
              </w:rPr>
            </w:pPr>
            <w:r>
              <w:rPr>
                <w:b/>
                <w:color w:val="1D1D1B"/>
              </w:rPr>
              <w:t>Useful action</w:t>
            </w:r>
            <w:r>
              <w:rPr>
                <w:b/>
                <w:color w:val="1D1D1B"/>
              </w:rPr>
              <w:br/>
            </w:r>
            <w:r>
              <w:rPr>
                <w:i/>
                <w:color w:val="BCBAB4"/>
                <w:sz w:val="17"/>
              </w:rPr>
              <w:t>[One thing the reader can do.]</w:t>
            </w:r>
          </w:p>
          <w:p w14:paraId="1B7305FA" w14:textId="77777777" w:rsidR="003D2677" w:rsidRDefault="008421B6">
            <w:pPr>
              <w:rPr>
                <w:rFonts w:hint="eastAsia"/>
              </w:rPr>
            </w:pPr>
            <w:r>
              <w:rPr>
                <w:b/>
                <w:color w:val="1D1D1B"/>
              </w:rPr>
              <w:t>Source</w:t>
            </w:r>
            <w:r>
              <w:rPr>
                <w:b/>
                <w:color w:val="1D1D1B"/>
              </w:rPr>
              <w:br/>
            </w:r>
            <w:r>
              <w:rPr>
                <w:i/>
                <w:color w:val="BCBAB4"/>
                <w:sz w:val="17"/>
              </w:rPr>
              <w:t>[Evidence or reference if required.]</w:t>
            </w:r>
          </w:p>
        </w:tc>
      </w:tr>
    </w:tbl>
    <w:p w14:paraId="232888CB" w14:textId="77777777" w:rsidR="003D2677" w:rsidRDefault="008421B6">
      <w:pPr>
        <w:pStyle w:val="Eyebrow"/>
        <w:rPr>
          <w:rFonts w:hint="eastAsia"/>
        </w:rPr>
      </w:pPr>
      <w:r>
        <w:t>CLARIQ BRAND SYSTEM</w:t>
      </w:r>
    </w:p>
    <w:p w14:paraId="65149635" w14:textId="77777777" w:rsidR="003D2677" w:rsidRDefault="008421B6">
      <w:pPr>
        <w:pStyle w:val="Heading1"/>
      </w:pPr>
      <w:r>
        <w:t>13.3  Instagram templates</w:t>
      </w:r>
    </w:p>
    <w:p w14:paraId="61D34D83" w14:textId="77777777" w:rsidR="003D2677" w:rsidRDefault="008421B6">
      <w:pPr>
        <w:pStyle w:val="Lead"/>
        <w:rPr>
          <w:rFonts w:hint="eastAsia"/>
        </w:rPr>
      </w:pPr>
      <w:r>
        <w:t>Visual education, product detail, behind-the-scenes proof and brand recognition.</w:t>
      </w:r>
    </w:p>
    <w:p w14:paraId="025187C4" w14:textId="77777777" w:rsidR="003D2677" w:rsidRDefault="008421B6">
      <w:pPr>
        <w:pStyle w:val="Heading2"/>
      </w:pPr>
      <w:r>
        <w:t>Recommended uses</w:t>
      </w:r>
    </w:p>
    <w:p w14:paraId="0CD21045" w14:textId="77777777" w:rsidR="003D2677" w:rsidRDefault="008421B6">
      <w:pPr>
        <w:rPr>
          <w:rFonts w:hint="eastAsia"/>
        </w:rPr>
      </w:pPr>
      <w:r>
        <w:t>Feed posts, carousels, stories, reels, product detail, process footage and visually led education.</w:t>
      </w:r>
    </w:p>
    <w:tbl>
      <w:tblPr>
        <w:tblW w:w="0" w:type="auto"/>
        <w:jc w:val="center"/>
        <w:tblLayout w:type="fixed"/>
        <w:tblLook w:val="04A0" w:firstRow="1" w:lastRow="0" w:firstColumn="1" w:lastColumn="0" w:noHBand="0" w:noVBand="1"/>
      </w:tblPr>
      <w:tblGrid>
        <w:gridCol w:w="9835"/>
      </w:tblGrid>
      <w:tr w:rsidR="003D2677" w14:paraId="402429A1"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71C6E508" w14:textId="77777777" w:rsidR="003D2677" w:rsidRDefault="008421B6">
            <w:pPr>
              <w:rPr>
                <w:rFonts w:hint="eastAsia"/>
              </w:rPr>
            </w:pPr>
            <w:r>
              <w:rPr>
                <w:b/>
                <w:color w:val="C9AC75"/>
              </w:rPr>
              <w:t>INSTAGRAM TEMPLATE A: FEED POST</w:t>
            </w:r>
          </w:p>
          <w:p w14:paraId="764D5D0E" w14:textId="77777777" w:rsidR="003D2677" w:rsidRDefault="008421B6">
            <w:pPr>
              <w:rPr>
                <w:rFonts w:hint="eastAsia"/>
              </w:rPr>
            </w:pPr>
            <w:r>
              <w:rPr>
                <w:b/>
                <w:color w:val="1D1D1B"/>
              </w:rPr>
              <w:t>On-image headline</w:t>
            </w:r>
            <w:r>
              <w:rPr>
                <w:b/>
                <w:color w:val="1D1D1B"/>
              </w:rPr>
              <w:br/>
            </w:r>
            <w:r>
              <w:rPr>
                <w:i/>
                <w:color w:val="BCBAB4"/>
                <w:sz w:val="17"/>
              </w:rPr>
              <w:t>[Maximum one short idea.]</w:t>
            </w:r>
          </w:p>
          <w:p w14:paraId="10F7C811" w14:textId="77777777" w:rsidR="003D2677" w:rsidRDefault="008421B6">
            <w:pPr>
              <w:rPr>
                <w:rFonts w:hint="eastAsia"/>
              </w:rPr>
            </w:pPr>
            <w:r>
              <w:rPr>
                <w:b/>
                <w:color w:val="1D1D1B"/>
              </w:rPr>
              <w:t>Caption hook</w:t>
            </w:r>
            <w:r>
              <w:rPr>
                <w:b/>
                <w:color w:val="1D1D1B"/>
              </w:rPr>
              <w:br/>
            </w:r>
            <w:r>
              <w:rPr>
                <w:i/>
                <w:color w:val="BCBAB4"/>
                <w:sz w:val="17"/>
              </w:rPr>
              <w:t>[First line that earns the tap.]</w:t>
            </w:r>
          </w:p>
          <w:p w14:paraId="0CC2EFE6" w14:textId="77777777" w:rsidR="003D2677" w:rsidRDefault="008421B6">
            <w:pPr>
              <w:rPr>
                <w:rFonts w:hint="eastAsia"/>
              </w:rPr>
            </w:pPr>
            <w:r>
              <w:rPr>
                <w:b/>
                <w:color w:val="1D1D1B"/>
              </w:rPr>
              <w:t>Caption body</w:t>
            </w:r>
            <w:r>
              <w:rPr>
                <w:b/>
                <w:color w:val="1D1D1B"/>
              </w:rPr>
              <w:br/>
            </w:r>
            <w:r>
              <w:rPr>
                <w:i/>
                <w:color w:val="BCBAB4"/>
                <w:sz w:val="17"/>
              </w:rPr>
              <w:t>[Short context, value and proof.]</w:t>
            </w:r>
          </w:p>
          <w:p w14:paraId="2D79F51E" w14:textId="77777777" w:rsidR="003D2677" w:rsidRDefault="008421B6">
            <w:pPr>
              <w:rPr>
                <w:rFonts w:hint="eastAsia"/>
              </w:rPr>
            </w:pPr>
            <w:r>
              <w:rPr>
                <w:b/>
                <w:color w:val="1D1D1B"/>
              </w:rPr>
              <w:t>Action</w:t>
            </w:r>
            <w:r>
              <w:rPr>
                <w:b/>
                <w:color w:val="1D1D1B"/>
              </w:rPr>
              <w:br/>
            </w:r>
            <w:r>
              <w:rPr>
                <w:i/>
                <w:color w:val="BCBAB4"/>
                <w:sz w:val="17"/>
              </w:rPr>
              <w:t>[Save, share, comment, follow or view link.]</w:t>
            </w:r>
          </w:p>
          <w:p w14:paraId="3ABD39F8" w14:textId="77777777" w:rsidR="003D2677" w:rsidRDefault="008421B6">
            <w:pPr>
              <w:rPr>
                <w:rFonts w:hint="eastAsia"/>
              </w:rPr>
            </w:pPr>
            <w:r>
              <w:rPr>
                <w:b/>
                <w:color w:val="1D1D1B"/>
              </w:rPr>
              <w:t>Alt text</w:t>
            </w:r>
            <w:r>
              <w:rPr>
                <w:b/>
                <w:color w:val="1D1D1B"/>
              </w:rPr>
              <w:br/>
            </w:r>
            <w:r>
              <w:rPr>
                <w:i/>
                <w:color w:val="BCBAB4"/>
                <w:sz w:val="17"/>
              </w:rPr>
              <w:t>[Describe the visible content and any essential text.]</w:t>
            </w:r>
          </w:p>
          <w:p w14:paraId="0865B02B" w14:textId="77777777" w:rsidR="003D2677" w:rsidRDefault="008421B6">
            <w:pPr>
              <w:rPr>
                <w:rFonts w:hint="eastAsia"/>
              </w:rPr>
            </w:pPr>
            <w:r>
              <w:rPr>
                <w:b/>
                <w:color w:val="1D1D1B"/>
              </w:rPr>
              <w:t>Hashtags</w:t>
            </w:r>
            <w:r>
              <w:rPr>
                <w:b/>
                <w:color w:val="1D1D1B"/>
              </w:rPr>
              <w:br/>
            </w:r>
            <w:r>
              <w:rPr>
                <w:i/>
                <w:color w:val="BCBAB4"/>
                <w:sz w:val="17"/>
              </w:rPr>
              <w:t>[Relevant category, location and topic terms.]</w:t>
            </w:r>
          </w:p>
        </w:tc>
      </w:tr>
    </w:tbl>
    <w:p w14:paraId="465DCE52" w14:textId="77777777" w:rsidR="003D2677" w:rsidRDefault="008421B6">
      <w:pPr>
        <w:pStyle w:val="Heading3"/>
      </w:pPr>
      <w:r>
        <w:t>Example</w:t>
      </w:r>
    </w:p>
    <w:p w14:paraId="17C0E88C" w14:textId="77777777" w:rsidR="003D2677" w:rsidRDefault="008421B6">
      <w:pPr>
        <w:rPr>
          <w:rFonts w:hint="eastAsia"/>
        </w:rPr>
      </w:pPr>
      <w:r>
        <w:t>Clarity creates momentum. A small improvement in how information is organised can change the speed and confidence of an entire project. This week we are sharing one practical part of the Clariq approach: make the next decision obvious. Save this post for your next project review.</w:t>
      </w:r>
    </w:p>
    <w:tbl>
      <w:tblPr>
        <w:tblW w:w="0" w:type="auto"/>
        <w:jc w:val="center"/>
        <w:tblLayout w:type="fixed"/>
        <w:tblLook w:val="04A0" w:firstRow="1" w:lastRow="0" w:firstColumn="1" w:lastColumn="0" w:noHBand="0" w:noVBand="1"/>
      </w:tblPr>
      <w:tblGrid>
        <w:gridCol w:w="9835"/>
      </w:tblGrid>
      <w:tr w:rsidR="003D2677" w14:paraId="499040FA"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5EA604A5" w14:textId="77777777" w:rsidR="003D2677" w:rsidRDefault="008421B6">
            <w:pPr>
              <w:rPr>
                <w:rFonts w:hint="eastAsia"/>
              </w:rPr>
            </w:pPr>
            <w:r>
              <w:rPr>
                <w:b/>
                <w:color w:val="C9AC75"/>
              </w:rPr>
              <w:t>INSTAGRAM TEMPLATE B: CAROUSEL</w:t>
            </w:r>
          </w:p>
          <w:p w14:paraId="220D1A37" w14:textId="77777777" w:rsidR="003D2677" w:rsidRDefault="008421B6">
            <w:pPr>
              <w:rPr>
                <w:rFonts w:hint="eastAsia"/>
              </w:rPr>
            </w:pPr>
            <w:r>
              <w:rPr>
                <w:b/>
                <w:color w:val="1D1D1B"/>
              </w:rPr>
              <w:t>Slide 1: hook</w:t>
            </w:r>
            <w:r>
              <w:rPr>
                <w:b/>
                <w:color w:val="1D1D1B"/>
              </w:rPr>
              <w:br/>
            </w:r>
            <w:r>
              <w:rPr>
                <w:i/>
                <w:color w:val="BCBAB4"/>
                <w:sz w:val="17"/>
              </w:rPr>
              <w:t>[One strong promise or question.]</w:t>
            </w:r>
          </w:p>
          <w:p w14:paraId="6BB37583" w14:textId="77777777" w:rsidR="003D2677" w:rsidRDefault="008421B6">
            <w:pPr>
              <w:rPr>
                <w:rFonts w:hint="eastAsia"/>
              </w:rPr>
            </w:pPr>
            <w:r>
              <w:rPr>
                <w:b/>
                <w:color w:val="1D1D1B"/>
              </w:rPr>
              <w:t>Slide 2: context</w:t>
            </w:r>
            <w:r>
              <w:rPr>
                <w:b/>
                <w:color w:val="1D1D1B"/>
              </w:rPr>
              <w:br/>
            </w:r>
            <w:r>
              <w:rPr>
                <w:i/>
                <w:color w:val="BCBAB4"/>
                <w:sz w:val="17"/>
              </w:rPr>
              <w:t>[Define the issue.]</w:t>
            </w:r>
          </w:p>
          <w:p w14:paraId="5EB01202" w14:textId="77777777" w:rsidR="003D2677" w:rsidRDefault="008421B6">
            <w:pPr>
              <w:rPr>
                <w:rFonts w:hint="eastAsia"/>
              </w:rPr>
            </w:pPr>
            <w:r>
              <w:rPr>
                <w:b/>
                <w:color w:val="1D1D1B"/>
              </w:rPr>
              <w:t>Slides 3–5: value</w:t>
            </w:r>
            <w:r>
              <w:rPr>
                <w:b/>
                <w:color w:val="1D1D1B"/>
              </w:rPr>
              <w:br/>
            </w:r>
            <w:r>
              <w:rPr>
                <w:i/>
                <w:color w:val="BCBAB4"/>
                <w:sz w:val="17"/>
              </w:rPr>
              <w:t>[One point per slide.]</w:t>
            </w:r>
          </w:p>
          <w:p w14:paraId="23AFB477" w14:textId="77777777" w:rsidR="003D2677" w:rsidRDefault="008421B6">
            <w:pPr>
              <w:rPr>
                <w:rFonts w:hint="eastAsia"/>
              </w:rPr>
            </w:pPr>
            <w:r>
              <w:rPr>
                <w:b/>
                <w:color w:val="1D1D1B"/>
              </w:rPr>
              <w:t>Slide 6: proof</w:t>
            </w:r>
            <w:r>
              <w:rPr>
                <w:b/>
                <w:color w:val="1D1D1B"/>
              </w:rPr>
              <w:br/>
            </w:r>
            <w:r>
              <w:rPr>
                <w:i/>
                <w:color w:val="BCBAB4"/>
                <w:sz w:val="17"/>
              </w:rPr>
              <w:t>[Example, evidence or result.]</w:t>
            </w:r>
          </w:p>
          <w:p w14:paraId="26AAF5A0" w14:textId="77777777" w:rsidR="003D2677" w:rsidRDefault="008421B6">
            <w:pPr>
              <w:rPr>
                <w:rFonts w:hint="eastAsia"/>
              </w:rPr>
            </w:pPr>
            <w:r>
              <w:rPr>
                <w:b/>
                <w:color w:val="1D1D1B"/>
              </w:rPr>
              <w:t>Final slide: action</w:t>
            </w:r>
            <w:r>
              <w:rPr>
                <w:b/>
                <w:color w:val="1D1D1B"/>
              </w:rPr>
              <w:br/>
            </w:r>
            <w:r>
              <w:rPr>
                <w:i/>
                <w:color w:val="BCBAB4"/>
                <w:sz w:val="17"/>
              </w:rPr>
              <w:t>[One clear next step.]</w:t>
            </w:r>
          </w:p>
          <w:p w14:paraId="079DBE0A" w14:textId="77777777" w:rsidR="003D2677" w:rsidRDefault="008421B6">
            <w:pPr>
              <w:rPr>
                <w:rFonts w:hint="eastAsia"/>
              </w:rPr>
            </w:pPr>
            <w:r>
              <w:rPr>
                <w:b/>
                <w:color w:val="1D1D1B"/>
              </w:rPr>
              <w:t>Caption</w:t>
            </w:r>
            <w:r>
              <w:rPr>
                <w:b/>
                <w:color w:val="1D1D1B"/>
              </w:rPr>
              <w:br/>
            </w:r>
            <w:r>
              <w:rPr>
                <w:i/>
                <w:color w:val="BCBAB4"/>
                <w:sz w:val="17"/>
              </w:rPr>
              <w:t>[Summarise without repeating every slide.]</w:t>
            </w:r>
          </w:p>
        </w:tc>
      </w:tr>
      <w:tr w:rsidR="003D2677" w14:paraId="3B1EBDD5"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3E198B44" w14:textId="77777777" w:rsidR="003D2677" w:rsidRDefault="008421B6">
            <w:pPr>
              <w:rPr>
                <w:rFonts w:hint="eastAsia"/>
              </w:rPr>
            </w:pPr>
            <w:r>
              <w:rPr>
                <w:b/>
                <w:color w:val="C9AC75"/>
              </w:rPr>
              <w:t>INSTAGRAM TEMPLATE C: STORY OR REEL</w:t>
            </w:r>
          </w:p>
          <w:p w14:paraId="75007E60" w14:textId="77777777" w:rsidR="003D2677" w:rsidRDefault="008421B6">
            <w:pPr>
              <w:rPr>
                <w:rFonts w:hint="eastAsia"/>
              </w:rPr>
            </w:pPr>
            <w:r>
              <w:rPr>
                <w:b/>
                <w:color w:val="1D1D1B"/>
              </w:rPr>
              <w:t>Opening frame</w:t>
            </w:r>
            <w:r>
              <w:rPr>
                <w:b/>
                <w:color w:val="1D1D1B"/>
              </w:rPr>
              <w:br/>
            </w:r>
            <w:r>
              <w:rPr>
                <w:i/>
                <w:color w:val="BCBAB4"/>
                <w:sz w:val="17"/>
              </w:rPr>
              <w:t>[Hook in the first visible frame.]</w:t>
            </w:r>
          </w:p>
          <w:p w14:paraId="2EFD1E70" w14:textId="77777777" w:rsidR="003D2677" w:rsidRDefault="008421B6">
            <w:pPr>
              <w:rPr>
                <w:rFonts w:hint="eastAsia"/>
              </w:rPr>
            </w:pPr>
            <w:r>
              <w:rPr>
                <w:b/>
                <w:color w:val="1D1D1B"/>
              </w:rPr>
              <w:t>Sequence</w:t>
            </w:r>
            <w:r>
              <w:rPr>
                <w:b/>
                <w:color w:val="1D1D1B"/>
              </w:rPr>
              <w:br/>
            </w:r>
            <w:r>
              <w:rPr>
                <w:i/>
                <w:color w:val="BCBAB4"/>
                <w:sz w:val="17"/>
              </w:rPr>
              <w:t>[Show process, contrast, steps or result.]</w:t>
            </w:r>
          </w:p>
          <w:p w14:paraId="3F858861" w14:textId="77777777" w:rsidR="003D2677" w:rsidRDefault="008421B6">
            <w:pPr>
              <w:rPr>
                <w:rFonts w:hint="eastAsia"/>
              </w:rPr>
            </w:pPr>
            <w:r>
              <w:rPr>
                <w:b/>
                <w:color w:val="1D1D1B"/>
              </w:rPr>
              <w:t>Text overlays</w:t>
            </w:r>
            <w:r>
              <w:rPr>
                <w:b/>
                <w:color w:val="1D1D1B"/>
              </w:rPr>
              <w:br/>
            </w:r>
            <w:r>
              <w:rPr>
                <w:i/>
                <w:color w:val="BCBAB4"/>
                <w:sz w:val="17"/>
              </w:rPr>
              <w:t>[Short, readable and inside safe areas.]</w:t>
            </w:r>
          </w:p>
          <w:p w14:paraId="00CDB4FA" w14:textId="77777777" w:rsidR="003D2677" w:rsidRDefault="008421B6">
            <w:pPr>
              <w:rPr>
                <w:rFonts w:hint="eastAsia"/>
              </w:rPr>
            </w:pPr>
            <w:r>
              <w:rPr>
                <w:b/>
                <w:color w:val="1D1D1B"/>
              </w:rPr>
              <w:t>Audio / captions</w:t>
            </w:r>
            <w:r>
              <w:rPr>
                <w:b/>
                <w:color w:val="1D1D1B"/>
              </w:rPr>
              <w:br/>
            </w:r>
            <w:r>
              <w:rPr>
                <w:i/>
                <w:color w:val="BCBAB4"/>
                <w:sz w:val="17"/>
              </w:rPr>
              <w:t>[Record audio and provide accurate captions.]</w:t>
            </w:r>
          </w:p>
          <w:p w14:paraId="6EA49616" w14:textId="77777777" w:rsidR="003D2677" w:rsidRDefault="008421B6">
            <w:pPr>
              <w:rPr>
                <w:rFonts w:hint="eastAsia"/>
              </w:rPr>
            </w:pPr>
            <w:r>
              <w:rPr>
                <w:b/>
                <w:color w:val="1D1D1B"/>
              </w:rPr>
              <w:t>Closing frame</w:t>
            </w:r>
            <w:r>
              <w:rPr>
                <w:b/>
                <w:color w:val="1D1D1B"/>
              </w:rPr>
              <w:br/>
            </w:r>
            <w:r>
              <w:rPr>
                <w:i/>
                <w:color w:val="BCBAB4"/>
                <w:sz w:val="17"/>
              </w:rPr>
              <w:t>[Black logo on a light field plus one action.]</w:t>
            </w:r>
          </w:p>
        </w:tc>
      </w:tr>
    </w:tbl>
    <w:p w14:paraId="256572B7" w14:textId="77777777" w:rsidR="003D2677" w:rsidRDefault="008421B6">
      <w:pPr>
        <w:pStyle w:val="Eyebrow"/>
        <w:rPr>
          <w:rFonts w:hint="eastAsia"/>
        </w:rPr>
      </w:pPr>
      <w:r>
        <w:t>CLARIQ BRAND SYSTEM</w:t>
      </w:r>
    </w:p>
    <w:p w14:paraId="3FEEA442" w14:textId="77777777" w:rsidR="003D2677" w:rsidRDefault="008421B6">
      <w:pPr>
        <w:pStyle w:val="Heading1"/>
      </w:pPr>
      <w:r>
        <w:t>13.4  TikTok templates</w:t>
      </w:r>
    </w:p>
    <w:p w14:paraId="41204048" w14:textId="77777777" w:rsidR="003D2677" w:rsidRDefault="008421B6">
      <w:pPr>
        <w:pStyle w:val="Lead"/>
        <w:rPr>
          <w:rFonts w:hint="eastAsia"/>
        </w:rPr>
      </w:pPr>
      <w:r>
        <w:t>Fast, useful video that demonstrates process, knowledge and tangible change.</w:t>
      </w:r>
    </w:p>
    <w:p w14:paraId="0D4EEEDD" w14:textId="77777777" w:rsidR="003D2677" w:rsidRDefault="008421B6">
      <w:pPr>
        <w:pStyle w:val="Heading2"/>
      </w:pPr>
      <w:r>
        <w:t>Recommended uses</w:t>
      </w:r>
    </w:p>
    <w:p w14:paraId="282E4C8F" w14:textId="77777777" w:rsidR="003D2677" w:rsidRDefault="008421B6">
      <w:pPr>
        <w:rPr>
          <w:rFonts w:hint="eastAsia"/>
        </w:rPr>
      </w:pPr>
      <w:r>
        <w:t>Educational explainers, product demonstrations, process walkthroughs, founder insights and before-and-after stories.</w:t>
      </w:r>
    </w:p>
    <w:tbl>
      <w:tblPr>
        <w:tblW w:w="0" w:type="auto"/>
        <w:jc w:val="center"/>
        <w:tblLayout w:type="fixed"/>
        <w:tblLook w:val="04A0" w:firstRow="1" w:lastRow="0" w:firstColumn="1" w:lastColumn="0" w:noHBand="0" w:noVBand="1"/>
      </w:tblPr>
      <w:tblGrid>
        <w:gridCol w:w="9835"/>
      </w:tblGrid>
      <w:tr w:rsidR="003D2677" w14:paraId="66B9C0FE"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133BCD3D" w14:textId="77777777" w:rsidR="003D2677" w:rsidRDefault="008421B6">
            <w:pPr>
              <w:rPr>
                <w:rFonts w:hint="eastAsia"/>
              </w:rPr>
            </w:pPr>
            <w:r>
              <w:rPr>
                <w:b/>
                <w:color w:val="C9AC75"/>
              </w:rPr>
              <w:t>TIKTOK TEMPLATE A: EDUCATIONAL EXPLAINER</w:t>
            </w:r>
          </w:p>
          <w:p w14:paraId="783D54FB" w14:textId="77777777" w:rsidR="003D2677" w:rsidRDefault="008421B6">
            <w:pPr>
              <w:rPr>
                <w:rFonts w:hint="eastAsia"/>
              </w:rPr>
            </w:pPr>
            <w:r>
              <w:rPr>
                <w:b/>
                <w:color w:val="1D1D1B"/>
              </w:rPr>
              <w:t>0–2 seconds: hook</w:t>
            </w:r>
            <w:r>
              <w:rPr>
                <w:b/>
                <w:color w:val="1D1D1B"/>
              </w:rPr>
              <w:br/>
            </w:r>
            <w:r>
              <w:rPr>
                <w:i/>
                <w:color w:val="BCBAB4"/>
                <w:sz w:val="17"/>
              </w:rPr>
              <w:t>[Challenge a misconception or ask a specific question.]</w:t>
            </w:r>
          </w:p>
          <w:p w14:paraId="63F20762" w14:textId="77777777" w:rsidR="003D2677" w:rsidRDefault="008421B6">
            <w:pPr>
              <w:rPr>
                <w:rFonts w:hint="eastAsia"/>
              </w:rPr>
            </w:pPr>
            <w:r>
              <w:rPr>
                <w:b/>
                <w:color w:val="1D1D1B"/>
              </w:rPr>
              <w:t>3–8 seconds: context</w:t>
            </w:r>
            <w:r>
              <w:rPr>
                <w:b/>
                <w:color w:val="1D1D1B"/>
              </w:rPr>
              <w:br/>
            </w:r>
            <w:r>
              <w:rPr>
                <w:i/>
                <w:color w:val="BCBAB4"/>
                <w:sz w:val="17"/>
              </w:rPr>
              <w:t>[Show the situation while explaining it.]</w:t>
            </w:r>
          </w:p>
          <w:p w14:paraId="57123183" w14:textId="77777777" w:rsidR="003D2677" w:rsidRDefault="008421B6">
            <w:pPr>
              <w:rPr>
                <w:rFonts w:hint="eastAsia"/>
              </w:rPr>
            </w:pPr>
            <w:r>
              <w:rPr>
                <w:b/>
                <w:color w:val="1D1D1B"/>
              </w:rPr>
              <w:t>9–20 seconds: value</w:t>
            </w:r>
            <w:r>
              <w:rPr>
                <w:b/>
                <w:color w:val="1D1D1B"/>
              </w:rPr>
              <w:br/>
            </w:r>
            <w:r>
              <w:rPr>
                <w:i/>
                <w:color w:val="BCBAB4"/>
                <w:sz w:val="17"/>
              </w:rPr>
              <w:t>[Deliver two or three practical points.]</w:t>
            </w:r>
          </w:p>
          <w:p w14:paraId="7002528B" w14:textId="77777777" w:rsidR="003D2677" w:rsidRDefault="008421B6">
            <w:pPr>
              <w:rPr>
                <w:rFonts w:hint="eastAsia"/>
              </w:rPr>
            </w:pPr>
            <w:r>
              <w:rPr>
                <w:b/>
                <w:color w:val="1D1D1B"/>
              </w:rPr>
              <w:t>21–27 seconds: proof</w:t>
            </w:r>
            <w:r>
              <w:rPr>
                <w:b/>
                <w:color w:val="1D1D1B"/>
              </w:rPr>
              <w:br/>
            </w:r>
            <w:r>
              <w:rPr>
                <w:i/>
                <w:color w:val="BCBAB4"/>
                <w:sz w:val="17"/>
              </w:rPr>
              <w:t>[Show the product, process, test or result.]</w:t>
            </w:r>
          </w:p>
          <w:p w14:paraId="2425842D" w14:textId="77777777" w:rsidR="003D2677" w:rsidRDefault="008421B6">
            <w:pPr>
              <w:rPr>
                <w:rFonts w:hint="eastAsia"/>
              </w:rPr>
            </w:pPr>
            <w:r>
              <w:rPr>
                <w:b/>
                <w:color w:val="1D1D1B"/>
              </w:rPr>
              <w:t>Final frame</w:t>
            </w:r>
            <w:r>
              <w:rPr>
                <w:b/>
                <w:color w:val="1D1D1B"/>
              </w:rPr>
              <w:br/>
            </w:r>
            <w:r>
              <w:rPr>
                <w:i/>
                <w:color w:val="BCBAB4"/>
                <w:sz w:val="17"/>
              </w:rPr>
              <w:t>[One action and black Clariq logo on light field.]</w:t>
            </w:r>
          </w:p>
          <w:p w14:paraId="4E4C788E" w14:textId="77777777" w:rsidR="003D2677" w:rsidRDefault="008421B6">
            <w:pPr>
              <w:rPr>
                <w:rFonts w:hint="eastAsia"/>
              </w:rPr>
            </w:pPr>
            <w:r>
              <w:rPr>
                <w:b/>
                <w:color w:val="1D1D1B"/>
              </w:rPr>
              <w:t>Caption</w:t>
            </w:r>
            <w:r>
              <w:rPr>
                <w:b/>
                <w:color w:val="1D1D1B"/>
              </w:rPr>
              <w:br/>
            </w:r>
            <w:r>
              <w:rPr>
                <w:i/>
                <w:color w:val="BCBAB4"/>
                <w:sz w:val="17"/>
              </w:rPr>
              <w:t>[One-sentence summary plus relevant terms.]</w:t>
            </w:r>
          </w:p>
        </w:tc>
      </w:tr>
    </w:tbl>
    <w:p w14:paraId="7F2DAF34" w14:textId="77777777" w:rsidR="003D2677" w:rsidRDefault="008421B6">
      <w:pPr>
        <w:pStyle w:val="Heading3"/>
      </w:pPr>
      <w:r>
        <w:t>Example</w:t>
      </w:r>
    </w:p>
    <w:p w14:paraId="16A7636A" w14:textId="77777777" w:rsidR="003D2677" w:rsidRDefault="008421B6">
      <w:pPr>
        <w:rPr>
          <w:rFonts w:hint="eastAsia"/>
        </w:rPr>
      </w:pPr>
      <w:r>
        <w:t>Hook: Most projects do not have an information shortage. They have a clarity problem. Body: Show a cluttered process, then demonstrate the simpler Clariq structure. Proof: Show the completed output or verified outcome. Close: Make the next decision obvious.</w:t>
      </w:r>
    </w:p>
    <w:tbl>
      <w:tblPr>
        <w:tblW w:w="0" w:type="auto"/>
        <w:jc w:val="center"/>
        <w:tblLayout w:type="fixed"/>
        <w:tblLook w:val="04A0" w:firstRow="1" w:lastRow="0" w:firstColumn="1" w:lastColumn="0" w:noHBand="0" w:noVBand="1"/>
      </w:tblPr>
      <w:tblGrid>
        <w:gridCol w:w="9835"/>
      </w:tblGrid>
      <w:tr w:rsidR="003D2677" w14:paraId="64D96E95"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2E9DA75C" w14:textId="77777777" w:rsidR="003D2677" w:rsidRDefault="008421B6">
            <w:pPr>
              <w:rPr>
                <w:rFonts w:hint="eastAsia"/>
              </w:rPr>
            </w:pPr>
            <w:r>
              <w:rPr>
                <w:b/>
                <w:color w:val="C9AC75"/>
              </w:rPr>
              <w:t>TIKTOK TEMPLATE B: PRODUCT OR PROCESS DEMONSTRATION</w:t>
            </w:r>
          </w:p>
          <w:p w14:paraId="712A43B1" w14:textId="77777777" w:rsidR="003D2677" w:rsidRDefault="008421B6">
            <w:pPr>
              <w:rPr>
                <w:rFonts w:hint="eastAsia"/>
              </w:rPr>
            </w:pPr>
            <w:r>
              <w:rPr>
                <w:b/>
                <w:color w:val="1D1D1B"/>
              </w:rPr>
              <w:t>Problem</w:t>
            </w:r>
            <w:r>
              <w:rPr>
                <w:b/>
                <w:color w:val="1D1D1B"/>
              </w:rPr>
              <w:br/>
            </w:r>
            <w:r>
              <w:rPr>
                <w:i/>
                <w:color w:val="BCBAB4"/>
                <w:sz w:val="17"/>
              </w:rPr>
              <w:t>[Show the practical issue.]</w:t>
            </w:r>
          </w:p>
          <w:p w14:paraId="7D73E43E" w14:textId="77777777" w:rsidR="003D2677" w:rsidRDefault="008421B6">
            <w:pPr>
              <w:rPr>
                <w:rFonts w:hint="eastAsia"/>
              </w:rPr>
            </w:pPr>
            <w:r>
              <w:rPr>
                <w:b/>
                <w:color w:val="1D1D1B"/>
              </w:rPr>
              <w:t>Set-up</w:t>
            </w:r>
            <w:r>
              <w:rPr>
                <w:b/>
                <w:color w:val="1D1D1B"/>
              </w:rPr>
              <w:br/>
            </w:r>
            <w:r>
              <w:rPr>
                <w:i/>
                <w:color w:val="BCBAB4"/>
                <w:sz w:val="17"/>
              </w:rPr>
              <w:t>[Name the product or process.]</w:t>
            </w:r>
          </w:p>
          <w:p w14:paraId="620823F8" w14:textId="77777777" w:rsidR="003D2677" w:rsidRDefault="008421B6">
            <w:pPr>
              <w:rPr>
                <w:rFonts w:hint="eastAsia"/>
              </w:rPr>
            </w:pPr>
            <w:r>
              <w:rPr>
                <w:b/>
                <w:color w:val="1D1D1B"/>
              </w:rPr>
              <w:t>Demonstration</w:t>
            </w:r>
            <w:r>
              <w:rPr>
                <w:b/>
                <w:color w:val="1D1D1B"/>
              </w:rPr>
              <w:br/>
            </w:r>
            <w:r>
              <w:rPr>
                <w:i/>
                <w:color w:val="BCBAB4"/>
                <w:sz w:val="17"/>
              </w:rPr>
              <w:t>[Show one action at a time.]</w:t>
            </w:r>
          </w:p>
          <w:p w14:paraId="6D58CE43" w14:textId="77777777" w:rsidR="003D2677" w:rsidRDefault="008421B6">
            <w:pPr>
              <w:rPr>
                <w:rFonts w:hint="eastAsia"/>
              </w:rPr>
            </w:pPr>
            <w:r>
              <w:rPr>
                <w:b/>
                <w:color w:val="1D1D1B"/>
              </w:rPr>
              <w:t>Evidence</w:t>
            </w:r>
            <w:r>
              <w:rPr>
                <w:b/>
                <w:color w:val="1D1D1B"/>
              </w:rPr>
              <w:br/>
            </w:r>
            <w:r>
              <w:rPr>
                <w:i/>
                <w:color w:val="BCBAB4"/>
                <w:sz w:val="17"/>
              </w:rPr>
              <w:t>[Show the verified difference.]</w:t>
            </w:r>
          </w:p>
          <w:p w14:paraId="02EDD322" w14:textId="77777777" w:rsidR="003D2677" w:rsidRDefault="008421B6">
            <w:pPr>
              <w:rPr>
                <w:rFonts w:hint="eastAsia"/>
              </w:rPr>
            </w:pPr>
            <w:r>
              <w:rPr>
                <w:b/>
                <w:color w:val="1D1D1B"/>
              </w:rPr>
              <w:t>Limits</w:t>
            </w:r>
            <w:r>
              <w:rPr>
                <w:b/>
                <w:color w:val="1D1D1B"/>
              </w:rPr>
              <w:br/>
            </w:r>
            <w:r>
              <w:rPr>
                <w:i/>
                <w:color w:val="BCBAB4"/>
                <w:sz w:val="17"/>
              </w:rPr>
              <w:t>[State relevant conditions or boundaries.]</w:t>
            </w:r>
          </w:p>
          <w:p w14:paraId="78C97D50" w14:textId="77777777" w:rsidR="003D2677" w:rsidRDefault="008421B6">
            <w:pPr>
              <w:rPr>
                <w:rFonts w:hint="eastAsia"/>
              </w:rPr>
            </w:pPr>
            <w:r>
              <w:rPr>
                <w:b/>
                <w:color w:val="1D1D1B"/>
              </w:rPr>
              <w:t>Action</w:t>
            </w:r>
            <w:r>
              <w:rPr>
                <w:b/>
                <w:color w:val="1D1D1B"/>
              </w:rPr>
              <w:br/>
            </w:r>
            <w:r>
              <w:rPr>
                <w:i/>
                <w:color w:val="BCBAB4"/>
                <w:sz w:val="17"/>
              </w:rPr>
              <w:t>[Learn more, enquire or follow.]</w:t>
            </w:r>
          </w:p>
        </w:tc>
      </w:tr>
      <w:tr w:rsidR="003D2677" w14:paraId="60640739" w14:textId="77777777">
        <w:trPr>
          <w:jc w:val="center"/>
        </w:trPr>
        <w:tc>
          <w:tcPr>
            <w:tcW w:w="9835" w:type="dxa"/>
            <w:tcBorders>
              <w:top w:val="single" w:sz="8" w:space="0" w:color="C9AC75"/>
              <w:left w:val="single" w:sz="8" w:space="0" w:color="C9AC75"/>
              <w:bottom w:val="single" w:sz="8" w:space="0" w:color="C9AC75"/>
              <w:right w:val="single" w:sz="8" w:space="0" w:color="C9AC75"/>
            </w:tcBorders>
            <w:shd w:val="clear" w:color="auto" w:fill="FFFFFF"/>
            <w:tcMar>
              <w:top w:w="180" w:type="dxa"/>
              <w:left w:w="190" w:type="dxa"/>
              <w:bottom w:w="180" w:type="dxa"/>
              <w:right w:w="190" w:type="dxa"/>
            </w:tcMar>
          </w:tcPr>
          <w:p w14:paraId="0474391A" w14:textId="77777777" w:rsidR="003D2677" w:rsidRDefault="008421B6">
            <w:pPr>
              <w:rPr>
                <w:rFonts w:hint="eastAsia"/>
              </w:rPr>
            </w:pPr>
            <w:r>
              <w:rPr>
                <w:b/>
                <w:color w:val="C9AC75"/>
              </w:rPr>
              <w:t>TIKTOK TEMPLATE C: BEHIND THE SCENES</w:t>
            </w:r>
          </w:p>
          <w:p w14:paraId="79BF4E4B" w14:textId="77777777" w:rsidR="003D2677" w:rsidRDefault="008421B6">
            <w:pPr>
              <w:rPr>
                <w:rFonts w:hint="eastAsia"/>
              </w:rPr>
            </w:pPr>
            <w:r>
              <w:rPr>
                <w:b/>
                <w:color w:val="1D1D1B"/>
              </w:rPr>
              <w:t>Opening</w:t>
            </w:r>
            <w:r>
              <w:rPr>
                <w:b/>
                <w:color w:val="1D1D1B"/>
              </w:rPr>
              <w:br/>
            </w:r>
            <w:r>
              <w:rPr>
                <w:i/>
                <w:color w:val="BCBAB4"/>
                <w:sz w:val="17"/>
              </w:rPr>
              <w:t>[Unexpected visual or question.]</w:t>
            </w:r>
          </w:p>
          <w:p w14:paraId="3B2B87C3" w14:textId="77777777" w:rsidR="003D2677" w:rsidRDefault="008421B6">
            <w:pPr>
              <w:rPr>
                <w:rFonts w:hint="eastAsia"/>
              </w:rPr>
            </w:pPr>
            <w:r>
              <w:rPr>
                <w:b/>
                <w:color w:val="1D1D1B"/>
              </w:rPr>
              <w:t>Process</w:t>
            </w:r>
            <w:r>
              <w:rPr>
                <w:b/>
                <w:color w:val="1D1D1B"/>
              </w:rPr>
              <w:br/>
            </w:r>
            <w:r>
              <w:rPr>
                <w:i/>
                <w:color w:val="BCBAB4"/>
                <w:sz w:val="17"/>
              </w:rPr>
              <w:t>[Three short stages.]</w:t>
            </w:r>
          </w:p>
          <w:p w14:paraId="100408B4" w14:textId="77777777" w:rsidR="003D2677" w:rsidRDefault="008421B6">
            <w:pPr>
              <w:rPr>
                <w:rFonts w:hint="eastAsia"/>
              </w:rPr>
            </w:pPr>
            <w:r>
              <w:rPr>
                <w:b/>
                <w:color w:val="1D1D1B"/>
              </w:rPr>
              <w:t>Detail</w:t>
            </w:r>
            <w:r>
              <w:rPr>
                <w:b/>
                <w:color w:val="1D1D1B"/>
              </w:rPr>
              <w:br/>
            </w:r>
            <w:r>
              <w:rPr>
                <w:i/>
                <w:color w:val="BCBAB4"/>
                <w:sz w:val="17"/>
              </w:rPr>
              <w:t>[One quality, safety or design insight.]</w:t>
            </w:r>
          </w:p>
          <w:p w14:paraId="05CE9219" w14:textId="77777777" w:rsidR="003D2677" w:rsidRDefault="008421B6">
            <w:pPr>
              <w:rPr>
                <w:rFonts w:hint="eastAsia"/>
              </w:rPr>
            </w:pPr>
            <w:r>
              <w:rPr>
                <w:b/>
                <w:color w:val="1D1D1B"/>
              </w:rPr>
              <w:t>Outcome</w:t>
            </w:r>
            <w:r>
              <w:rPr>
                <w:b/>
                <w:color w:val="1D1D1B"/>
              </w:rPr>
              <w:br/>
            </w:r>
            <w:r>
              <w:rPr>
                <w:i/>
                <w:color w:val="BCBAB4"/>
                <w:sz w:val="17"/>
              </w:rPr>
              <w:t>[Show the finished result.]</w:t>
            </w:r>
          </w:p>
          <w:p w14:paraId="60C77F1B" w14:textId="77777777" w:rsidR="003D2677" w:rsidRDefault="008421B6">
            <w:pPr>
              <w:rPr>
                <w:rFonts w:hint="eastAsia"/>
              </w:rPr>
            </w:pPr>
            <w:r>
              <w:rPr>
                <w:b/>
                <w:color w:val="1D1D1B"/>
              </w:rPr>
              <w:t>Close</w:t>
            </w:r>
            <w:r>
              <w:rPr>
                <w:b/>
                <w:color w:val="1D1D1B"/>
              </w:rPr>
              <w:br/>
            </w:r>
            <w:r>
              <w:rPr>
                <w:i/>
                <w:color w:val="BCBAB4"/>
                <w:sz w:val="17"/>
              </w:rPr>
              <w:t>[Brief reflection and one action.]</w:t>
            </w:r>
          </w:p>
        </w:tc>
      </w:tr>
    </w:tbl>
    <w:p w14:paraId="7875FC6E" w14:textId="77777777" w:rsidR="003D2677" w:rsidRDefault="008421B6">
      <w:pPr>
        <w:pStyle w:val="Eyebrow"/>
        <w:rPr>
          <w:rFonts w:hint="eastAsia"/>
        </w:rPr>
      </w:pPr>
      <w:r>
        <w:t>CLARIQ BRAND SYSTEM</w:t>
      </w:r>
    </w:p>
    <w:p w14:paraId="61620949" w14:textId="77777777" w:rsidR="003D2677" w:rsidRDefault="008421B6">
      <w:pPr>
        <w:pStyle w:val="Heading1"/>
      </w:pPr>
      <w:r>
        <w:t>13.5  Social content brief</w:t>
      </w:r>
    </w:p>
    <w:p w14:paraId="090B2325" w14:textId="77777777" w:rsidR="003D2677" w:rsidRDefault="008421B6">
      <w:pPr>
        <w:pStyle w:val="Lead"/>
        <w:rPr>
          <w:rFonts w:hint="eastAsia"/>
        </w:rPr>
      </w:pPr>
      <w:r>
        <w:t>Complete before design, approval or scheduling.</w:t>
      </w:r>
    </w:p>
    <w:tbl>
      <w:tblPr>
        <w:tblW w:w="0" w:type="auto"/>
        <w:jc w:val="center"/>
        <w:tblLayout w:type="fixed"/>
        <w:tblLook w:val="04A0" w:firstRow="1" w:lastRow="0" w:firstColumn="1" w:lastColumn="0" w:noHBand="0" w:noVBand="1"/>
      </w:tblPr>
      <w:tblGrid>
        <w:gridCol w:w="4917"/>
        <w:gridCol w:w="6480"/>
      </w:tblGrid>
      <w:tr w:rsidR="003D2677" w14:paraId="06EB1DEE" w14:textId="77777777">
        <w:trPr>
          <w:jc w:val="center"/>
        </w:trPr>
        <w:tc>
          <w:tcPr>
            <w:tcW w:w="4917" w:type="dxa"/>
            <w:shd w:val="clear" w:color="auto" w:fill="1D1D1B"/>
            <w:tcMar>
              <w:top w:w="110" w:type="dxa"/>
              <w:left w:w="130" w:type="dxa"/>
              <w:bottom w:w="110" w:type="dxa"/>
              <w:right w:w="130" w:type="dxa"/>
            </w:tcMar>
          </w:tcPr>
          <w:p w14:paraId="0B4FEBF5" w14:textId="77777777" w:rsidR="003D2677" w:rsidRDefault="008421B6">
            <w:pPr>
              <w:rPr>
                <w:rFonts w:hint="eastAsia"/>
              </w:rPr>
            </w:pPr>
            <w:r>
              <w:rPr>
                <w:b/>
                <w:color w:val="FAF9F6"/>
                <w:sz w:val="15"/>
              </w:rPr>
              <w:t>CONTROL FIELD</w:t>
            </w:r>
          </w:p>
        </w:tc>
        <w:tc>
          <w:tcPr>
            <w:tcW w:w="4917" w:type="dxa"/>
            <w:shd w:val="clear" w:color="auto" w:fill="1D1D1B"/>
            <w:tcMar>
              <w:top w:w="110" w:type="dxa"/>
              <w:left w:w="130" w:type="dxa"/>
              <w:bottom w:w="110" w:type="dxa"/>
              <w:right w:w="130" w:type="dxa"/>
            </w:tcMar>
          </w:tcPr>
          <w:p w14:paraId="141BBB3F" w14:textId="77777777" w:rsidR="003D2677" w:rsidRDefault="008421B6">
            <w:pPr>
              <w:rPr>
                <w:rFonts w:hint="eastAsia"/>
              </w:rPr>
            </w:pPr>
            <w:r>
              <w:rPr>
                <w:b/>
                <w:color w:val="FAF9F6"/>
                <w:sz w:val="15"/>
              </w:rPr>
              <w:t>EDITABLE ENTRY</w:t>
            </w:r>
          </w:p>
        </w:tc>
      </w:tr>
      <w:tr w:rsidR="003D2677" w14:paraId="42947102"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04E7F63A" w14:textId="77777777" w:rsidR="003D2677" w:rsidRDefault="008421B6">
            <w:pPr>
              <w:spacing w:after="0"/>
              <w:rPr>
                <w:rFonts w:hint="eastAsia"/>
              </w:rPr>
            </w:pPr>
            <w:r>
              <w:rPr>
                <w:sz w:val="16"/>
              </w:rPr>
              <w:t>Campaign / series</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51DDBC7A" w14:textId="77777777" w:rsidR="003D2677" w:rsidRDefault="008421B6">
            <w:pPr>
              <w:spacing w:after="0"/>
              <w:rPr>
                <w:rFonts w:hint="eastAsia"/>
              </w:rPr>
            </w:pPr>
            <w:r>
              <w:rPr>
                <w:sz w:val="16"/>
              </w:rPr>
              <w:t>[Name]</w:t>
            </w:r>
          </w:p>
        </w:tc>
      </w:tr>
      <w:tr w:rsidR="003D2677" w14:paraId="4E42521B"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3C027A7" w14:textId="77777777" w:rsidR="003D2677" w:rsidRDefault="008421B6">
            <w:pPr>
              <w:spacing w:after="0"/>
              <w:rPr>
                <w:rFonts w:hint="eastAsia"/>
              </w:rPr>
            </w:pPr>
            <w:r>
              <w:rPr>
                <w:sz w:val="16"/>
              </w:rPr>
              <w:t>Business objective</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0DBE07EA" w14:textId="77777777" w:rsidR="003D2677" w:rsidRDefault="008421B6">
            <w:pPr>
              <w:spacing w:after="0"/>
              <w:rPr>
                <w:rFonts w:hint="eastAsia"/>
              </w:rPr>
            </w:pPr>
            <w:r>
              <w:rPr>
                <w:sz w:val="16"/>
              </w:rPr>
              <w:t>[Awareness / education / engagement / lead / recruitment]</w:t>
            </w:r>
          </w:p>
        </w:tc>
      </w:tr>
      <w:tr w:rsidR="003D2677" w14:paraId="7234A01E"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6154B531" w14:textId="77777777" w:rsidR="003D2677" w:rsidRDefault="008421B6">
            <w:pPr>
              <w:spacing w:after="0"/>
              <w:rPr>
                <w:rFonts w:hint="eastAsia"/>
              </w:rPr>
            </w:pPr>
            <w:r>
              <w:rPr>
                <w:sz w:val="16"/>
              </w:rPr>
              <w:t>Audience</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09B7FB69" w14:textId="77777777" w:rsidR="003D2677" w:rsidRDefault="008421B6">
            <w:pPr>
              <w:spacing w:after="0"/>
              <w:rPr>
                <w:rFonts w:hint="eastAsia"/>
              </w:rPr>
            </w:pPr>
            <w:r>
              <w:rPr>
                <w:sz w:val="16"/>
              </w:rPr>
              <w:t>[Primary audience and relevant need]</w:t>
            </w:r>
          </w:p>
        </w:tc>
      </w:tr>
      <w:tr w:rsidR="003D2677" w14:paraId="20299081"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67EF88D8" w14:textId="77777777" w:rsidR="003D2677" w:rsidRDefault="008421B6">
            <w:pPr>
              <w:spacing w:after="0"/>
              <w:rPr>
                <w:rFonts w:hint="eastAsia"/>
              </w:rPr>
            </w:pPr>
            <w:r>
              <w:rPr>
                <w:sz w:val="16"/>
              </w:rPr>
              <w:t>Platform</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6B61C0AD" w14:textId="77777777" w:rsidR="003D2677" w:rsidRDefault="008421B6">
            <w:pPr>
              <w:spacing w:after="0"/>
              <w:rPr>
                <w:rFonts w:hint="eastAsia"/>
              </w:rPr>
            </w:pPr>
            <w:r>
              <w:rPr>
                <w:sz w:val="16"/>
              </w:rPr>
              <w:t>[LinkedIn / Facebook / Instagram / TikTok]</w:t>
            </w:r>
          </w:p>
        </w:tc>
      </w:tr>
      <w:tr w:rsidR="003D2677" w14:paraId="37E03B88"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5996ED1" w14:textId="77777777" w:rsidR="003D2677" w:rsidRDefault="008421B6">
            <w:pPr>
              <w:spacing w:after="0"/>
              <w:rPr>
                <w:rFonts w:hint="eastAsia"/>
              </w:rPr>
            </w:pPr>
            <w:r>
              <w:rPr>
                <w:sz w:val="16"/>
              </w:rPr>
              <w:t>Template</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1A3D2C7B" w14:textId="77777777" w:rsidR="003D2677" w:rsidRDefault="008421B6">
            <w:pPr>
              <w:spacing w:after="0"/>
              <w:rPr>
                <w:rFonts w:hint="eastAsia"/>
              </w:rPr>
            </w:pPr>
            <w:r>
              <w:rPr>
                <w:sz w:val="16"/>
              </w:rPr>
              <w:t>[Template name]</w:t>
            </w:r>
          </w:p>
        </w:tc>
      </w:tr>
      <w:tr w:rsidR="003D2677" w14:paraId="59C3A9E2"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3058A9DF" w14:textId="77777777" w:rsidR="003D2677" w:rsidRDefault="008421B6">
            <w:pPr>
              <w:spacing w:after="0"/>
              <w:rPr>
                <w:rFonts w:hint="eastAsia"/>
              </w:rPr>
            </w:pPr>
            <w:r>
              <w:rPr>
                <w:sz w:val="16"/>
              </w:rPr>
              <w:t>Primary message</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479A534" w14:textId="77777777" w:rsidR="003D2677" w:rsidRDefault="008421B6">
            <w:pPr>
              <w:spacing w:after="0"/>
              <w:rPr>
                <w:rFonts w:hint="eastAsia"/>
              </w:rPr>
            </w:pPr>
            <w:r>
              <w:rPr>
                <w:sz w:val="16"/>
              </w:rPr>
              <w:t>[One sentence]</w:t>
            </w:r>
          </w:p>
        </w:tc>
      </w:tr>
      <w:tr w:rsidR="003D2677" w14:paraId="084A86CD"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425935D1" w14:textId="77777777" w:rsidR="003D2677" w:rsidRDefault="008421B6">
            <w:pPr>
              <w:spacing w:after="0"/>
              <w:rPr>
                <w:rFonts w:hint="eastAsia"/>
              </w:rPr>
            </w:pPr>
            <w:r>
              <w:rPr>
                <w:sz w:val="16"/>
              </w:rPr>
              <w:t>Proof / source</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3727049" w14:textId="77777777" w:rsidR="003D2677" w:rsidRDefault="008421B6">
            <w:pPr>
              <w:spacing w:after="0"/>
              <w:rPr>
                <w:rFonts w:hint="eastAsia"/>
              </w:rPr>
            </w:pPr>
            <w:r>
              <w:rPr>
                <w:sz w:val="16"/>
              </w:rPr>
              <w:t>[Reference or approval record]</w:t>
            </w:r>
          </w:p>
        </w:tc>
      </w:tr>
      <w:tr w:rsidR="003D2677" w14:paraId="6ACFEAF2"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2E2217B4" w14:textId="77777777" w:rsidR="003D2677" w:rsidRDefault="008421B6">
            <w:pPr>
              <w:spacing w:after="0"/>
              <w:rPr>
                <w:rFonts w:hint="eastAsia"/>
              </w:rPr>
            </w:pPr>
            <w:r>
              <w:rPr>
                <w:sz w:val="16"/>
              </w:rPr>
              <w:t>Asset requirement</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6CF414D4" w14:textId="77777777" w:rsidR="003D2677" w:rsidRDefault="008421B6">
            <w:pPr>
              <w:spacing w:after="0"/>
              <w:rPr>
                <w:rFonts w:hint="eastAsia"/>
              </w:rPr>
            </w:pPr>
            <w:r>
              <w:rPr>
                <w:sz w:val="16"/>
              </w:rPr>
              <w:t>[Photo / video / illustration / data]</w:t>
            </w:r>
          </w:p>
        </w:tc>
      </w:tr>
      <w:tr w:rsidR="003D2677" w14:paraId="6673E189"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45752F57" w14:textId="77777777" w:rsidR="003D2677" w:rsidRDefault="008421B6">
            <w:pPr>
              <w:spacing w:after="0"/>
              <w:rPr>
                <w:rFonts w:hint="eastAsia"/>
              </w:rPr>
            </w:pPr>
            <w:r>
              <w:rPr>
                <w:sz w:val="16"/>
              </w:rPr>
              <w:t>Call to action</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3BA5E5F6" w14:textId="77777777" w:rsidR="003D2677" w:rsidRDefault="008421B6">
            <w:pPr>
              <w:spacing w:after="0"/>
              <w:rPr>
                <w:rFonts w:hint="eastAsia"/>
              </w:rPr>
            </w:pPr>
            <w:r>
              <w:rPr>
                <w:sz w:val="16"/>
              </w:rPr>
              <w:t>[One action]</w:t>
            </w:r>
          </w:p>
        </w:tc>
      </w:tr>
      <w:tr w:rsidR="003D2677" w14:paraId="1E014A97"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06A03671" w14:textId="77777777" w:rsidR="003D2677" w:rsidRDefault="008421B6">
            <w:pPr>
              <w:spacing w:after="0"/>
              <w:rPr>
                <w:rFonts w:hint="eastAsia"/>
              </w:rPr>
            </w:pPr>
            <w:r>
              <w:rPr>
                <w:sz w:val="16"/>
              </w:rPr>
              <w:t>Owner</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4B552F38" w14:textId="77777777" w:rsidR="003D2677" w:rsidRDefault="008421B6">
            <w:pPr>
              <w:spacing w:after="0"/>
              <w:rPr>
                <w:rFonts w:hint="eastAsia"/>
              </w:rPr>
            </w:pPr>
            <w:r>
              <w:rPr>
                <w:sz w:val="16"/>
              </w:rPr>
              <w:t>[Name / role]</w:t>
            </w:r>
          </w:p>
        </w:tc>
      </w:tr>
      <w:tr w:rsidR="003D2677" w14:paraId="6F21F7AC"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32975521" w14:textId="77777777" w:rsidR="003D2677" w:rsidRDefault="008421B6">
            <w:pPr>
              <w:spacing w:after="0"/>
              <w:rPr>
                <w:rFonts w:hint="eastAsia"/>
              </w:rPr>
            </w:pPr>
            <w:r>
              <w:rPr>
                <w:sz w:val="16"/>
              </w:rPr>
              <w:t>Approver</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2A99765" w14:textId="77777777" w:rsidR="003D2677" w:rsidRDefault="008421B6">
            <w:pPr>
              <w:spacing w:after="0"/>
              <w:rPr>
                <w:rFonts w:hint="eastAsia"/>
              </w:rPr>
            </w:pPr>
            <w:r>
              <w:rPr>
                <w:sz w:val="16"/>
              </w:rPr>
              <w:t>[Name / role]</w:t>
            </w:r>
          </w:p>
        </w:tc>
      </w:tr>
      <w:tr w:rsidR="003D2677" w14:paraId="7E35F81C"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0527769A" w14:textId="77777777" w:rsidR="003D2677" w:rsidRDefault="008421B6">
            <w:pPr>
              <w:spacing w:after="0"/>
              <w:rPr>
                <w:rFonts w:hint="eastAsia"/>
              </w:rPr>
            </w:pPr>
            <w:r>
              <w:rPr>
                <w:sz w:val="16"/>
              </w:rPr>
              <w:t>Planned publication</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5FDA1D3" w14:textId="77777777" w:rsidR="003D2677" w:rsidRDefault="008421B6">
            <w:pPr>
              <w:spacing w:after="0"/>
              <w:rPr>
                <w:rFonts w:hint="eastAsia"/>
              </w:rPr>
            </w:pPr>
            <w:r>
              <w:rPr>
                <w:sz w:val="16"/>
              </w:rPr>
              <w:t>[Date]</w:t>
            </w:r>
          </w:p>
        </w:tc>
      </w:tr>
      <w:tr w:rsidR="003D2677" w14:paraId="27514E1B"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77C4FEA" w14:textId="77777777" w:rsidR="003D2677" w:rsidRDefault="008421B6">
            <w:pPr>
              <w:spacing w:after="0"/>
              <w:rPr>
                <w:rFonts w:hint="eastAsia"/>
              </w:rPr>
            </w:pPr>
            <w:r>
              <w:rPr>
                <w:sz w:val="16"/>
              </w:rPr>
              <w:t>Accessibility check</w:t>
            </w:r>
          </w:p>
        </w:tc>
        <w:tc>
          <w:tcPr>
            <w:tcW w:w="6480"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712CD0C" w14:textId="77777777" w:rsidR="003D2677" w:rsidRDefault="008421B6">
            <w:pPr>
              <w:spacing w:after="0"/>
              <w:rPr>
                <w:rFonts w:hint="eastAsia"/>
              </w:rPr>
            </w:pPr>
            <w:r>
              <w:rPr>
                <w:sz w:val="16"/>
              </w:rPr>
              <w:t>[Alt text / captions / contrast / reading order]</w:t>
            </w:r>
          </w:p>
        </w:tc>
      </w:tr>
      <w:tr w:rsidR="003D2677" w14:paraId="150E386C" w14:textId="77777777">
        <w:trPr>
          <w:jc w:val="center"/>
        </w:trPr>
        <w:tc>
          <w:tcPr>
            <w:tcW w:w="28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752E2850" w14:textId="77777777" w:rsidR="003D2677" w:rsidRDefault="008421B6">
            <w:pPr>
              <w:spacing w:after="0"/>
              <w:rPr>
                <w:rFonts w:hint="eastAsia"/>
              </w:rPr>
            </w:pPr>
            <w:r>
              <w:rPr>
                <w:sz w:val="16"/>
              </w:rPr>
              <w:t>Status</w:t>
            </w:r>
          </w:p>
        </w:tc>
        <w:tc>
          <w:tcPr>
            <w:tcW w:w="6480"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06CD8259" w14:textId="77777777" w:rsidR="003D2677" w:rsidRDefault="008421B6">
            <w:pPr>
              <w:spacing w:after="0"/>
              <w:rPr>
                <w:rFonts w:hint="eastAsia"/>
              </w:rPr>
            </w:pPr>
            <w:r>
              <w:rPr>
                <w:sz w:val="16"/>
              </w:rPr>
              <w:t>[Draft / review / approved / published / archived]</w:t>
            </w:r>
          </w:p>
        </w:tc>
      </w:tr>
    </w:tbl>
    <w:p w14:paraId="5D974187" w14:textId="77777777" w:rsidR="003D2677" w:rsidRDefault="008421B6">
      <w:pPr>
        <w:pStyle w:val="Heading2"/>
      </w:pPr>
      <w:r>
        <w:t>Platform adaptation matrix</w:t>
      </w:r>
    </w:p>
    <w:tbl>
      <w:tblPr>
        <w:tblW w:w="0" w:type="auto"/>
        <w:jc w:val="center"/>
        <w:tblLayout w:type="fixed"/>
        <w:tblLook w:val="04A0" w:firstRow="1" w:lastRow="0" w:firstColumn="1" w:lastColumn="0" w:noHBand="0" w:noVBand="1"/>
      </w:tblPr>
      <w:tblGrid>
        <w:gridCol w:w="4917"/>
        <w:gridCol w:w="1967"/>
        <w:gridCol w:w="1967"/>
        <w:gridCol w:w="1967"/>
        <w:gridCol w:w="1967"/>
        <w:gridCol w:w="15"/>
      </w:tblGrid>
      <w:tr w:rsidR="003D2677" w14:paraId="7839F225" w14:textId="77777777">
        <w:trPr>
          <w:gridAfter w:val="1"/>
          <w:wAfter w:w="15" w:type="dxa"/>
          <w:jc w:val="center"/>
        </w:trPr>
        <w:tc>
          <w:tcPr>
            <w:tcW w:w="1967" w:type="dxa"/>
            <w:shd w:val="clear" w:color="auto" w:fill="1D1D1B"/>
            <w:tcMar>
              <w:top w:w="110" w:type="dxa"/>
              <w:left w:w="130" w:type="dxa"/>
              <w:bottom w:w="110" w:type="dxa"/>
              <w:right w:w="130" w:type="dxa"/>
            </w:tcMar>
          </w:tcPr>
          <w:p w14:paraId="0EB9BE06" w14:textId="77777777" w:rsidR="003D2677" w:rsidRDefault="008421B6">
            <w:pPr>
              <w:rPr>
                <w:rFonts w:hint="eastAsia"/>
              </w:rPr>
            </w:pPr>
            <w:r>
              <w:rPr>
                <w:b/>
                <w:color w:val="FAF9F6"/>
                <w:sz w:val="15"/>
              </w:rPr>
              <w:t>MASTER ASSET</w:t>
            </w:r>
          </w:p>
        </w:tc>
        <w:tc>
          <w:tcPr>
            <w:tcW w:w="1967" w:type="dxa"/>
            <w:shd w:val="clear" w:color="auto" w:fill="1D1D1B"/>
            <w:tcMar>
              <w:top w:w="110" w:type="dxa"/>
              <w:left w:w="130" w:type="dxa"/>
              <w:bottom w:w="110" w:type="dxa"/>
              <w:right w:w="130" w:type="dxa"/>
            </w:tcMar>
          </w:tcPr>
          <w:p w14:paraId="06BBA7D4" w14:textId="77777777" w:rsidR="003D2677" w:rsidRDefault="008421B6">
            <w:pPr>
              <w:rPr>
                <w:rFonts w:hint="eastAsia"/>
              </w:rPr>
            </w:pPr>
            <w:r>
              <w:rPr>
                <w:b/>
                <w:color w:val="FAF9F6"/>
                <w:sz w:val="15"/>
              </w:rPr>
              <w:t>LINKEDIN</w:t>
            </w:r>
          </w:p>
        </w:tc>
        <w:tc>
          <w:tcPr>
            <w:tcW w:w="1967" w:type="dxa"/>
            <w:shd w:val="clear" w:color="auto" w:fill="1D1D1B"/>
            <w:tcMar>
              <w:top w:w="110" w:type="dxa"/>
              <w:left w:w="130" w:type="dxa"/>
              <w:bottom w:w="110" w:type="dxa"/>
              <w:right w:w="130" w:type="dxa"/>
            </w:tcMar>
          </w:tcPr>
          <w:p w14:paraId="6822139B" w14:textId="77777777" w:rsidR="003D2677" w:rsidRDefault="008421B6">
            <w:pPr>
              <w:rPr>
                <w:rFonts w:hint="eastAsia"/>
              </w:rPr>
            </w:pPr>
            <w:r>
              <w:rPr>
                <w:b/>
                <w:color w:val="FAF9F6"/>
                <w:sz w:val="15"/>
              </w:rPr>
              <w:t>FACEBOOK</w:t>
            </w:r>
          </w:p>
        </w:tc>
        <w:tc>
          <w:tcPr>
            <w:tcW w:w="1967" w:type="dxa"/>
            <w:shd w:val="clear" w:color="auto" w:fill="1D1D1B"/>
            <w:tcMar>
              <w:top w:w="110" w:type="dxa"/>
              <w:left w:w="130" w:type="dxa"/>
              <w:bottom w:w="110" w:type="dxa"/>
              <w:right w:w="130" w:type="dxa"/>
            </w:tcMar>
          </w:tcPr>
          <w:p w14:paraId="7E5705DC" w14:textId="77777777" w:rsidR="003D2677" w:rsidRDefault="008421B6">
            <w:pPr>
              <w:rPr>
                <w:rFonts w:hint="eastAsia"/>
              </w:rPr>
            </w:pPr>
            <w:r>
              <w:rPr>
                <w:b/>
                <w:color w:val="FAF9F6"/>
                <w:sz w:val="15"/>
              </w:rPr>
              <w:t>INSTAGRAM</w:t>
            </w:r>
          </w:p>
        </w:tc>
        <w:tc>
          <w:tcPr>
            <w:tcW w:w="1967" w:type="dxa"/>
            <w:shd w:val="clear" w:color="auto" w:fill="1D1D1B"/>
            <w:tcMar>
              <w:top w:w="110" w:type="dxa"/>
              <w:left w:w="130" w:type="dxa"/>
              <w:bottom w:w="110" w:type="dxa"/>
              <w:right w:w="130" w:type="dxa"/>
            </w:tcMar>
          </w:tcPr>
          <w:p w14:paraId="6B88BFFB" w14:textId="77777777" w:rsidR="003D2677" w:rsidRDefault="008421B6">
            <w:pPr>
              <w:rPr>
                <w:rFonts w:hint="eastAsia"/>
              </w:rPr>
            </w:pPr>
            <w:r>
              <w:rPr>
                <w:b/>
                <w:color w:val="FAF9F6"/>
                <w:sz w:val="15"/>
              </w:rPr>
              <w:t>TIKTOK</w:t>
            </w:r>
          </w:p>
        </w:tc>
      </w:tr>
      <w:tr w:rsidR="003D2677" w14:paraId="16DFDEB7" w14:textId="77777777">
        <w:trPr>
          <w:gridAfter w:val="1"/>
          <w:wAfter w:w="1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620B8048" w14:textId="77777777" w:rsidR="003D2677" w:rsidRDefault="008421B6">
            <w:pPr>
              <w:spacing w:after="0"/>
              <w:rPr>
                <w:rFonts w:hint="eastAsia"/>
              </w:rPr>
            </w:pPr>
            <w:r>
              <w:rPr>
                <w:sz w:val="16"/>
              </w:rPr>
              <w:t>Thought leadership</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6E453A52" w14:textId="77777777" w:rsidR="003D2677" w:rsidRDefault="008421B6">
            <w:pPr>
              <w:spacing w:after="0"/>
              <w:rPr>
                <w:rFonts w:hint="eastAsia"/>
              </w:rPr>
            </w:pPr>
            <w:r>
              <w:rPr>
                <w:sz w:val="16"/>
              </w:rPr>
              <w:t>Point of view + evidence</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0DB58C4" w14:textId="77777777" w:rsidR="003D2677" w:rsidRDefault="008421B6">
            <w:pPr>
              <w:spacing w:after="0"/>
              <w:rPr>
                <w:rFonts w:hint="eastAsia"/>
              </w:rPr>
            </w:pPr>
            <w:r>
              <w:rPr>
                <w:sz w:val="16"/>
              </w:rPr>
              <w:t>Community relevance</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29E95682" w14:textId="77777777" w:rsidR="003D2677" w:rsidRDefault="008421B6">
            <w:pPr>
              <w:spacing w:after="0"/>
              <w:rPr>
                <w:rFonts w:hint="eastAsia"/>
              </w:rPr>
            </w:pPr>
            <w:r>
              <w:rPr>
                <w:sz w:val="16"/>
              </w:rPr>
              <w:t>Carousel summary</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7A88414" w14:textId="77777777" w:rsidR="003D2677" w:rsidRDefault="008421B6">
            <w:pPr>
              <w:spacing w:after="0"/>
              <w:rPr>
                <w:rFonts w:hint="eastAsia"/>
              </w:rPr>
            </w:pPr>
            <w:r>
              <w:rPr>
                <w:sz w:val="16"/>
              </w:rPr>
              <w:t>Explainer video</w:t>
            </w:r>
          </w:p>
        </w:tc>
      </w:tr>
      <w:tr w:rsidR="003D2677" w14:paraId="5E33E9FE" w14:textId="77777777">
        <w:trPr>
          <w:gridAfter w:val="1"/>
          <w:wAfter w:w="1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256FD83E" w14:textId="77777777" w:rsidR="003D2677" w:rsidRDefault="008421B6">
            <w:pPr>
              <w:spacing w:after="0"/>
              <w:rPr>
                <w:rFonts w:hint="eastAsia"/>
              </w:rPr>
            </w:pPr>
            <w:r>
              <w:rPr>
                <w:sz w:val="16"/>
              </w:rPr>
              <w:t>Case study</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4EC77A1F" w14:textId="77777777" w:rsidR="003D2677" w:rsidRDefault="008421B6">
            <w:pPr>
              <w:spacing w:after="0"/>
              <w:rPr>
                <w:rFonts w:hint="eastAsia"/>
              </w:rPr>
            </w:pPr>
            <w:r>
              <w:rPr>
                <w:sz w:val="16"/>
              </w:rPr>
              <w:t>Detailed outcome</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55A4C88F" w14:textId="77777777" w:rsidR="003D2677" w:rsidRDefault="008421B6">
            <w:pPr>
              <w:spacing w:after="0"/>
              <w:rPr>
                <w:rFonts w:hint="eastAsia"/>
              </w:rPr>
            </w:pPr>
            <w:r>
              <w:rPr>
                <w:sz w:val="16"/>
              </w:rPr>
              <w:t>Project story</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2DAEF2DD" w14:textId="77777777" w:rsidR="003D2677" w:rsidRDefault="008421B6">
            <w:pPr>
              <w:spacing w:after="0"/>
              <w:rPr>
                <w:rFonts w:hint="eastAsia"/>
              </w:rPr>
            </w:pPr>
            <w:r>
              <w:rPr>
                <w:sz w:val="16"/>
              </w:rPr>
              <w:t>Before/after carousel</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2BA7C4C1" w14:textId="77777777" w:rsidR="003D2677" w:rsidRDefault="008421B6">
            <w:pPr>
              <w:spacing w:after="0"/>
              <w:rPr>
                <w:rFonts w:hint="eastAsia"/>
              </w:rPr>
            </w:pPr>
            <w:r>
              <w:rPr>
                <w:sz w:val="16"/>
              </w:rPr>
              <w:t>Demonstration</w:t>
            </w:r>
          </w:p>
        </w:tc>
      </w:tr>
      <w:tr w:rsidR="003D2677" w14:paraId="7D828FEA" w14:textId="77777777">
        <w:trPr>
          <w:gridAfter w:val="1"/>
          <w:wAfter w:w="1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08A492DD" w14:textId="77777777" w:rsidR="003D2677" w:rsidRDefault="008421B6">
            <w:pPr>
              <w:spacing w:after="0"/>
              <w:rPr>
                <w:rFonts w:hint="eastAsia"/>
              </w:rPr>
            </w:pPr>
            <w:r>
              <w:rPr>
                <w:sz w:val="16"/>
              </w:rPr>
              <w:t>Milestone</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2CA2D6BE" w14:textId="77777777" w:rsidR="003D2677" w:rsidRDefault="008421B6">
            <w:pPr>
              <w:spacing w:after="0"/>
              <w:rPr>
                <w:rFonts w:hint="eastAsia"/>
              </w:rPr>
            </w:pPr>
            <w:r>
              <w:rPr>
                <w:sz w:val="16"/>
              </w:rPr>
              <w:t>Professional update</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E15022C" w14:textId="77777777" w:rsidR="003D2677" w:rsidRDefault="008421B6">
            <w:pPr>
              <w:spacing w:after="0"/>
              <w:rPr>
                <w:rFonts w:hint="eastAsia"/>
              </w:rPr>
            </w:pPr>
            <w:r>
              <w:rPr>
                <w:sz w:val="16"/>
              </w:rPr>
              <w:t>Community update</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0701594F" w14:textId="77777777" w:rsidR="003D2677" w:rsidRDefault="008421B6">
            <w:pPr>
              <w:spacing w:after="0"/>
              <w:rPr>
                <w:rFonts w:hint="eastAsia"/>
              </w:rPr>
            </w:pPr>
            <w:r>
              <w:rPr>
                <w:sz w:val="16"/>
              </w:rPr>
              <w:t>Visual announcement</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59CBE0F9" w14:textId="77777777" w:rsidR="003D2677" w:rsidRDefault="008421B6">
            <w:pPr>
              <w:spacing w:after="0"/>
              <w:rPr>
                <w:rFonts w:hint="eastAsia"/>
              </w:rPr>
            </w:pPr>
            <w:r>
              <w:rPr>
                <w:sz w:val="16"/>
              </w:rPr>
              <w:t>Short progress video</w:t>
            </w:r>
          </w:p>
        </w:tc>
      </w:tr>
      <w:tr w:rsidR="003D2677" w14:paraId="7D216C9E" w14:textId="77777777">
        <w:trPr>
          <w:gridAfter w:val="1"/>
          <w:wAfter w:w="1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14D7ED96" w14:textId="77777777" w:rsidR="003D2677" w:rsidRDefault="008421B6">
            <w:pPr>
              <w:spacing w:after="0"/>
              <w:rPr>
                <w:rFonts w:hint="eastAsia"/>
              </w:rPr>
            </w:pPr>
            <w:r>
              <w:rPr>
                <w:sz w:val="16"/>
              </w:rPr>
              <w:t>Product education</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3AC2446C" w14:textId="77777777" w:rsidR="003D2677" w:rsidRDefault="008421B6">
            <w:pPr>
              <w:spacing w:after="0"/>
              <w:rPr>
                <w:rFonts w:hint="eastAsia"/>
              </w:rPr>
            </w:pPr>
            <w:r>
              <w:rPr>
                <w:sz w:val="16"/>
              </w:rPr>
              <w:t>Benefits + evidence</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49C7AE2A" w14:textId="77777777" w:rsidR="003D2677" w:rsidRDefault="008421B6">
            <w:pPr>
              <w:spacing w:after="0"/>
              <w:rPr>
                <w:rFonts w:hint="eastAsia"/>
              </w:rPr>
            </w:pPr>
            <w:r>
              <w:rPr>
                <w:sz w:val="16"/>
              </w:rPr>
              <w:t>Accessible explanation</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0C714D50" w14:textId="77777777" w:rsidR="003D2677" w:rsidRDefault="008421B6">
            <w:pPr>
              <w:spacing w:after="0"/>
              <w:rPr>
                <w:rFonts w:hint="eastAsia"/>
              </w:rPr>
            </w:pPr>
            <w:r>
              <w:rPr>
                <w:sz w:val="16"/>
              </w:rPr>
              <w:t>Feature carousel</w:t>
            </w:r>
          </w:p>
        </w:tc>
        <w:tc>
          <w:tcPr>
            <w:tcW w:w="1872" w:type="dxa"/>
            <w:tcBorders>
              <w:top w:val="single" w:sz="4" w:space="0" w:color="E5E1D9"/>
              <w:left w:val="single" w:sz="4" w:space="0" w:color="E5E1D9"/>
              <w:bottom w:val="single" w:sz="4" w:space="0" w:color="E5E1D9"/>
              <w:right w:val="single" w:sz="4" w:space="0" w:color="E5E1D9"/>
            </w:tcBorders>
            <w:shd w:val="clear" w:color="auto" w:fill="F7F5F1"/>
            <w:tcMar>
              <w:top w:w="110" w:type="dxa"/>
              <w:left w:w="130" w:type="dxa"/>
              <w:bottom w:w="110" w:type="dxa"/>
              <w:right w:w="130" w:type="dxa"/>
            </w:tcMar>
            <w:vAlign w:val="center"/>
          </w:tcPr>
          <w:p w14:paraId="71AFB78C" w14:textId="77777777" w:rsidR="003D2677" w:rsidRDefault="008421B6">
            <w:pPr>
              <w:spacing w:after="0"/>
              <w:rPr>
                <w:rFonts w:hint="eastAsia"/>
              </w:rPr>
            </w:pPr>
            <w:r>
              <w:rPr>
                <w:sz w:val="16"/>
              </w:rPr>
              <w:t>Product demo</w:t>
            </w:r>
          </w:p>
        </w:tc>
      </w:tr>
      <w:tr w:rsidR="003D2677" w14:paraId="6525169F" w14:textId="77777777">
        <w:trPr>
          <w:gridAfter w:val="1"/>
          <w:wAfter w:w="15" w:type="dxa"/>
          <w:jc w:val="center"/>
        </w:trPr>
        <w:tc>
          <w:tcPr>
            <w:tcW w:w="2016"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0650E5DC" w14:textId="77777777" w:rsidR="003D2677" w:rsidRDefault="008421B6">
            <w:pPr>
              <w:spacing w:after="0"/>
              <w:rPr>
                <w:rFonts w:hint="eastAsia"/>
              </w:rPr>
            </w:pPr>
            <w:r>
              <w:rPr>
                <w:sz w:val="16"/>
              </w:rPr>
              <w:t>Founder insight</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688ED128" w14:textId="77777777" w:rsidR="003D2677" w:rsidRDefault="008421B6">
            <w:pPr>
              <w:spacing w:after="0"/>
              <w:rPr>
                <w:rFonts w:hint="eastAsia"/>
              </w:rPr>
            </w:pPr>
            <w:r>
              <w:rPr>
                <w:sz w:val="16"/>
              </w:rPr>
              <w:t>Leadership reflection</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49FADA20" w14:textId="77777777" w:rsidR="003D2677" w:rsidRDefault="008421B6">
            <w:pPr>
              <w:spacing w:after="0"/>
              <w:rPr>
                <w:rFonts w:hint="eastAsia"/>
              </w:rPr>
            </w:pPr>
            <w:r>
              <w:rPr>
                <w:sz w:val="16"/>
              </w:rPr>
              <w:t>Personal update</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378EDB5C" w14:textId="77777777" w:rsidR="003D2677" w:rsidRDefault="008421B6">
            <w:pPr>
              <w:spacing w:after="0"/>
              <w:rPr>
                <w:rFonts w:hint="eastAsia"/>
              </w:rPr>
            </w:pPr>
            <w:r>
              <w:rPr>
                <w:sz w:val="16"/>
              </w:rPr>
              <w:t>Reel or quote card</w:t>
            </w:r>
          </w:p>
        </w:tc>
        <w:tc>
          <w:tcPr>
            <w:tcW w:w="1872" w:type="dxa"/>
            <w:tcBorders>
              <w:top w:val="single" w:sz="4" w:space="0" w:color="E5E1D9"/>
              <w:left w:val="single" w:sz="4" w:space="0" w:color="E5E1D9"/>
              <w:bottom w:val="single" w:sz="4" w:space="0" w:color="E5E1D9"/>
              <w:right w:val="single" w:sz="4" w:space="0" w:color="E5E1D9"/>
            </w:tcBorders>
            <w:shd w:val="clear" w:color="auto" w:fill="FFFFFF"/>
            <w:tcMar>
              <w:top w:w="110" w:type="dxa"/>
              <w:left w:w="130" w:type="dxa"/>
              <w:bottom w:w="110" w:type="dxa"/>
              <w:right w:w="130" w:type="dxa"/>
            </w:tcMar>
            <w:vAlign w:val="center"/>
          </w:tcPr>
          <w:p w14:paraId="7E823B2D" w14:textId="77777777" w:rsidR="003D2677" w:rsidRDefault="008421B6">
            <w:pPr>
              <w:spacing w:after="0"/>
              <w:rPr>
                <w:rFonts w:hint="eastAsia"/>
              </w:rPr>
            </w:pPr>
            <w:r>
              <w:rPr>
                <w:sz w:val="16"/>
              </w:rPr>
              <w:t>Direct-to-camera insight</w:t>
            </w:r>
          </w:p>
        </w:tc>
      </w:tr>
      <w:tr w:rsidR="003D2677" w14:paraId="702D1B19" w14:textId="77777777">
        <w:trPr>
          <w:jc w:val="center"/>
        </w:trPr>
        <w:tc>
          <w:tcPr>
            <w:tcW w:w="4917" w:type="dxa"/>
            <w:shd w:val="clear" w:color="auto" w:fill="C9AC75"/>
            <w:tcMar>
              <w:top w:w="0" w:type="dxa"/>
              <w:left w:w="0" w:type="dxa"/>
              <w:bottom w:w="0" w:type="dxa"/>
              <w:right w:w="0" w:type="dxa"/>
            </w:tcMar>
          </w:tcPr>
          <w:p w14:paraId="5AE1B38B" w14:textId="77777777" w:rsidR="003D2677" w:rsidRDefault="003D2677">
            <w:pPr>
              <w:rPr>
                <w:rFonts w:hint="eastAsia"/>
              </w:rPr>
            </w:pPr>
          </w:p>
        </w:tc>
        <w:tc>
          <w:tcPr>
            <w:tcW w:w="4917" w:type="dxa"/>
            <w:gridSpan w:val="5"/>
            <w:shd w:val="clear" w:color="auto" w:fill="F2F0EB"/>
            <w:tcMar>
              <w:top w:w="140" w:type="dxa"/>
              <w:left w:w="180" w:type="dxa"/>
              <w:bottom w:w="140" w:type="dxa"/>
              <w:right w:w="180" w:type="dxa"/>
            </w:tcMar>
          </w:tcPr>
          <w:p w14:paraId="1FB1B6E9" w14:textId="77777777" w:rsidR="003D2677" w:rsidRDefault="008421B6">
            <w:pPr>
              <w:rPr>
                <w:rFonts w:hint="eastAsia"/>
              </w:rPr>
            </w:pPr>
            <w:r>
              <w:rPr>
                <w:b/>
                <w:color w:val="C9AC75"/>
                <w:sz w:val="16"/>
              </w:rPr>
              <w:t>APPROVAL GATE</w:t>
            </w:r>
          </w:p>
          <w:p w14:paraId="7FC2D332" w14:textId="77777777" w:rsidR="003D2677" w:rsidRDefault="008421B6">
            <w:pPr>
              <w:rPr>
                <w:rFonts w:hint="eastAsia"/>
              </w:rPr>
            </w:pPr>
            <w:r>
              <w:t>Before publication, confirm the approved logo, accurate claim scope, supporting evidence, rights and consent, accessibility, destination links, owner, approver and archive record.</w:t>
            </w:r>
          </w:p>
        </w:tc>
      </w:tr>
    </w:tbl>
    <w:p w14:paraId="0D758AB1" w14:textId="77777777" w:rsidR="003D2677" w:rsidRDefault="008421B6">
      <w:pPr>
        <w:pStyle w:val="Heading2"/>
      </w:pPr>
      <w:r>
        <w:t>Version 1.1 change note</w:t>
      </w:r>
    </w:p>
    <w:p w14:paraId="71565E79" w14:textId="77777777" w:rsidR="004F7AE9" w:rsidRDefault="008421B6">
      <w:pPr>
        <w:rPr>
          <w:rFonts w:hint="eastAsia"/>
        </w:rPr>
      </w:pPr>
      <w:r>
        <w:t>Added Chapter 13: Social publishing system, including editable LinkedIn, Facebook, Instagram and TikTok post templates, examples, production brief, adaptation matrix and approval gate.</w:t>
      </w:r>
    </w:p>
    <w:sectPr w:rsidR="004F7AE9" w:rsidSect="00034616">
      <w:headerReference w:type="default" r:id="rId13"/>
      <w:footerReference w:type="default" r:id="rId14"/>
      <w:pgSz w:w="11909" w:h="16834"/>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CFAF9" w14:textId="77777777" w:rsidR="004E5EB3" w:rsidRDefault="004E5EB3">
      <w:pPr>
        <w:spacing w:after="0" w:line="240" w:lineRule="auto"/>
        <w:rPr>
          <w:rFonts w:hint="eastAsia"/>
        </w:rPr>
      </w:pPr>
      <w:r>
        <w:separator/>
      </w:r>
    </w:p>
  </w:endnote>
  <w:endnote w:type="continuationSeparator" w:id="0">
    <w:p w14:paraId="2836D50E" w14:textId="77777777" w:rsidR="004E5EB3" w:rsidRDefault="004E5E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9917" w14:textId="77777777" w:rsidR="00000000" w:rsidRDefault="008421B6">
    <w:pPr>
      <w:pStyle w:val="Footer"/>
      <w:jc w:val="center"/>
      <w:rPr>
        <w:rFonts w:hint="eastAsia"/>
      </w:rPr>
    </w:pPr>
    <w:r>
      <w:rPr>
        <w:color w:val="BCBAB4"/>
        <w:sz w:val="13"/>
      </w:rPr>
      <w:t>CONTROLLED WHEN VIEWED DIGITALLY  •  VERSION 1.1  •  9 AUGUST 2026</w:t>
    </w:r>
  </w:p>
  <w:p w14:paraId="6DD0DD7D" w14:textId="5303D095" w:rsidR="004F7AE9" w:rsidRDefault="00EB3C86">
    <w:pPr>
      <w:pStyle w:val="Footer"/>
      <w:jc w:val="center"/>
      <w:rPr>
        <w:rFonts w:hint="eastAsia"/>
      </w:rPr>
    </w:pPr>
    <w:ins w:id="99" w:author="Susan de Jong" w:date="2026-08-22T19:58:00Z" w16du:dateUtc="2026-08-22T07:58:00Z">
      <w:r>
        <w:rPr>
          <w:color w:val="BCBAB4"/>
          <w:sz w:val="13"/>
        </w:rPr>
        <w:t>CONTROLLED WHEN VIEWED DIGITALLY  •  VERSION 1.0  •  9 AUGUST 2026</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8864" w14:textId="77777777" w:rsidR="004E5EB3" w:rsidRDefault="004E5EB3">
      <w:pPr>
        <w:spacing w:after="0" w:line="240" w:lineRule="auto"/>
        <w:rPr>
          <w:rFonts w:hint="eastAsia"/>
        </w:rPr>
      </w:pPr>
      <w:r>
        <w:separator/>
      </w:r>
    </w:p>
  </w:footnote>
  <w:footnote w:type="continuationSeparator" w:id="0">
    <w:p w14:paraId="00C411C7" w14:textId="77777777" w:rsidR="004E5EB3" w:rsidRDefault="004E5EB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33EF" w14:textId="77777777" w:rsidR="004F7AE9" w:rsidRDefault="00EB3C86">
    <w:pPr>
      <w:pStyle w:val="Header"/>
      <w:jc w:val="right"/>
      <w:rPr>
        <w:rFonts w:hint="eastAsia"/>
      </w:rPr>
    </w:pPr>
    <w:r>
      <w:rPr>
        <w:b/>
        <w:color w:val="BCBAB4"/>
        <w:sz w:val="14"/>
      </w:rPr>
      <w:t>CLARIQ  /  BRAND SYSTEM  /  LIVING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420157">
    <w:abstractNumId w:val="8"/>
  </w:num>
  <w:num w:numId="2" w16cid:durableId="110781780">
    <w:abstractNumId w:val="6"/>
  </w:num>
  <w:num w:numId="3" w16cid:durableId="1284538285">
    <w:abstractNumId w:val="5"/>
  </w:num>
  <w:num w:numId="4" w16cid:durableId="1364280462">
    <w:abstractNumId w:val="4"/>
  </w:num>
  <w:num w:numId="5" w16cid:durableId="1128205936">
    <w:abstractNumId w:val="7"/>
  </w:num>
  <w:num w:numId="6" w16cid:durableId="2053725061">
    <w:abstractNumId w:val="3"/>
  </w:num>
  <w:num w:numId="7" w16cid:durableId="776483450">
    <w:abstractNumId w:val="2"/>
  </w:num>
  <w:num w:numId="8" w16cid:durableId="178087260">
    <w:abstractNumId w:val="1"/>
  </w:num>
  <w:num w:numId="9" w16cid:durableId="151263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 de Jong">
    <w15:presenceInfo w15:providerId="AD" w15:userId="S::Susan@clariq.nz::c86e5cce-134f-4c9c-a945-9db35162fe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0E6"/>
    <w:rsid w:val="0015074B"/>
    <w:rsid w:val="00204BE6"/>
    <w:rsid w:val="0029639D"/>
    <w:rsid w:val="002E0FDD"/>
    <w:rsid w:val="00326F90"/>
    <w:rsid w:val="003D2677"/>
    <w:rsid w:val="004B634C"/>
    <w:rsid w:val="004E5EB3"/>
    <w:rsid w:val="004F7AE9"/>
    <w:rsid w:val="00683E5C"/>
    <w:rsid w:val="006E6082"/>
    <w:rsid w:val="00710942"/>
    <w:rsid w:val="008421B6"/>
    <w:rsid w:val="008E0179"/>
    <w:rsid w:val="009C2639"/>
    <w:rsid w:val="00AA1D8D"/>
    <w:rsid w:val="00AC63DC"/>
    <w:rsid w:val="00B47730"/>
    <w:rsid w:val="00C01D02"/>
    <w:rsid w:val="00C413F6"/>
    <w:rsid w:val="00CB0664"/>
    <w:rsid w:val="00EB3C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C2D2E2-51D0-48A4-93B5-C857A9E9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DejaVu Sans" w:hAnsi="DejaVu Sans"/>
      <w:color w:val="525355"/>
      <w:sz w:val="18"/>
    </w:rPr>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b/>
      <w:bCs/>
      <w:color w:val="1D1D1B"/>
      <w:sz w:val="48"/>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C9AC75"/>
      <w:sz w:val="30"/>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1D1D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D1D1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i/>
      <w:iCs/>
      <w:color w:val="C9AC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DejaVu Sans" w:hAnsi="DejaVu Sans"/>
      <w:b/>
      <w:caps/>
      <w:color w:val="C9AC75"/>
      <w:sz w:val="16"/>
    </w:rPr>
  </w:style>
  <w:style w:type="paragraph" w:customStyle="1" w:styleId="Lead">
    <w:name w:val="Lead"/>
    <w:pPr>
      <w:spacing w:after="100"/>
    </w:pPr>
    <w:rPr>
      <w:rFonts w:ascii="DejaVu Sans" w:hAnsi="DejaVu Sans"/>
      <w:color w:val="525355"/>
      <w:sz w:val="24"/>
    </w:rPr>
  </w:style>
  <w:style w:type="paragraph" w:customStyle="1" w:styleId="Small">
    <w:name w:val="Small"/>
    <w:pPr>
      <w:spacing w:after="100"/>
    </w:pPr>
    <w:rPr>
      <w:rFonts w:ascii="DejaVu Sans" w:hAnsi="DejaVu Sans"/>
      <w:color w:val="525355"/>
      <w:sz w:val="15"/>
    </w:rPr>
  </w:style>
  <w:style w:type="paragraph" w:customStyle="1" w:styleId="Label">
    <w:name w:val="Label"/>
    <w:pPr>
      <w:spacing w:after="100"/>
    </w:pPr>
    <w:rPr>
      <w:rFonts w:ascii="DejaVu Sans" w:hAnsi="DejaVu Sans"/>
      <w:b/>
      <w:caps/>
      <w:color w:val="1D1D1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5188</Words>
  <Characters>29573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Clariq Brand Guidelines and Style Guide</dc:title>
  <dc:subject>Living brand system</dc:subject>
  <dc:creator>Susan de Jong</dc:creator>
  <cp:keywords>Clariq, brand, style guide, logo, colour, voice, packaging, New Zealand</cp:keywords>
  <dc:description>Version 1.0 living document</dc:description>
  <cp:lastModifiedBy>Susan de Jong</cp:lastModifiedBy>
  <cp:revision>5</cp:revision>
  <dcterms:created xsi:type="dcterms:W3CDTF">2026-08-09T07:17:00Z</dcterms:created>
  <dcterms:modified xsi:type="dcterms:W3CDTF">2026-08-22T07:58:00Z</dcterms:modified>
  <cp:category/>
</cp:coreProperties>
</file>